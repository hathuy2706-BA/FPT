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left="90" w:firstLine="0"/>
        <w:jc w:val="center"/>
        <w:rPr>
          <w:smallCaps w:val="1"/>
          <w:sz w:val="26"/>
          <w:szCs w:val="26"/>
        </w:rPr>
      </w:pPr>
      <w:r w:rsidDel="00000000" w:rsidR="00000000" w:rsidRPr="00000000">
        <w:rPr>
          <w:rtl w:val="0"/>
        </w:rPr>
      </w:r>
    </w:p>
    <w:p w:rsidR="00000000" w:rsidDel="00000000" w:rsidP="00000000" w:rsidRDefault="00000000" w:rsidRPr="00000000" w14:paraId="00000002">
      <w:pPr>
        <w:spacing w:after="120" w:before="120" w:lineRule="auto"/>
        <w:jc w:val="center"/>
        <w:rPr>
          <w:smallCaps w:val="1"/>
          <w:sz w:val="26"/>
          <w:szCs w:val="26"/>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3">
      <w:pPr>
        <w:spacing w:after="120" w:before="120" w:lineRule="auto"/>
        <w:jc w:val="center"/>
        <w:rPr>
          <w:smallCaps w:val="1"/>
          <w:sz w:val="26"/>
          <w:szCs w:val="26"/>
        </w:rPr>
      </w:pPr>
      <w:r w:rsidDel="00000000" w:rsidR="00000000" w:rsidRPr="00000000">
        <w:rPr/>
        <w:drawing>
          <wp:inline distB="0" distT="0" distL="114300" distR="114300">
            <wp:extent cx="2295939" cy="754156"/>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jc w:val="center"/>
        <w:rPr>
          <w:smallCaps w:val="1"/>
          <w:sz w:val="26"/>
          <w:szCs w:val="26"/>
        </w:rPr>
      </w:pPr>
      <w:r w:rsidDel="00000000" w:rsidR="00000000" w:rsidRPr="00000000">
        <w:rPr>
          <w:rtl w:val="0"/>
        </w:rPr>
      </w:r>
    </w:p>
    <w:p w:rsidR="00000000" w:rsidDel="00000000" w:rsidP="00000000" w:rsidRDefault="00000000" w:rsidRPr="00000000" w14:paraId="00000005">
      <w:pPr>
        <w:spacing w:after="120" w:before="120" w:lineRule="auto"/>
        <w:ind w:right="49"/>
        <w:jc w:val="right"/>
        <w:rPr>
          <w:smallCaps w:val="1"/>
          <w:sz w:val="26"/>
          <w:szCs w:val="26"/>
        </w:rPr>
      </w:pPr>
      <w:r w:rsidDel="00000000" w:rsidR="00000000" w:rsidRPr="00000000">
        <w:rPr>
          <w:rtl w:val="0"/>
        </w:rPr>
      </w:r>
    </w:p>
    <w:p w:rsidR="00000000" w:rsidDel="00000000" w:rsidP="00000000" w:rsidRDefault="00000000" w:rsidRPr="00000000" w14:paraId="00000006">
      <w:pPr>
        <w:spacing w:after="120" w:before="120" w:lineRule="auto"/>
        <w:ind w:right="49"/>
        <w:rPr>
          <w:smallCaps w:val="1"/>
          <w:sz w:val="26"/>
          <w:szCs w:val="26"/>
        </w:rPr>
      </w:pPr>
      <w:r w:rsidDel="00000000" w:rsidR="00000000" w:rsidRPr="00000000">
        <w:rPr>
          <w:rtl w:val="0"/>
        </w:rPr>
      </w:r>
    </w:p>
    <w:p w:rsidR="00000000" w:rsidDel="00000000" w:rsidP="00000000" w:rsidRDefault="00000000" w:rsidRPr="00000000" w14:paraId="00000007">
      <w:pPr>
        <w:spacing w:after="120" w:before="120" w:lineRule="auto"/>
        <w:ind w:right="49"/>
        <w:jc w:val="right"/>
        <w:rPr>
          <w:smallCaps w:val="1"/>
          <w:sz w:val="26"/>
          <w:szCs w:val="26"/>
        </w:rPr>
      </w:pPr>
      <w:r w:rsidDel="00000000" w:rsidR="00000000" w:rsidRPr="00000000">
        <w:rPr>
          <w:rtl w:val="0"/>
        </w:rPr>
      </w:r>
    </w:p>
    <w:p w:rsidR="00000000" w:rsidDel="00000000" w:rsidP="00000000" w:rsidRDefault="00000000" w:rsidRPr="00000000" w14:paraId="00000008">
      <w:pPr>
        <w:spacing w:after="120" w:before="120" w:lineRule="auto"/>
        <w:ind w:right="49"/>
        <w:jc w:val="center"/>
        <w:rPr>
          <w:b w:val="1"/>
          <w:bCs w:val="1"/>
          <w:smallCaps w:val="1"/>
          <w:sz w:val="40"/>
          <w:szCs w:val="40"/>
        </w:rPr>
      </w:pPr>
      <w:r w:rsidDel="00000000" w:rsidR="00000000" w:rsidRPr="00000000">
        <w:rPr>
          <w:b w:val="1"/>
          <w:bCs w:val="1"/>
          <w:sz w:val="40"/>
          <w:szCs w:val="40"/>
          <w:rtl w:val="0"/>
        </w:rPr>
        <w:t xml:space="preserve">FPT.VN</w:t>
      </w:r>
      <w:r w:rsidDel="00000000" w:rsidR="00000000" w:rsidRPr="00000000">
        <w:rPr>
          <w:rtl w:val="0"/>
        </w:rPr>
      </w:r>
    </w:p>
    <w:p w:rsidR="00000000" w:rsidDel="00000000" w:rsidP="00000000" w:rsidRDefault="00000000" w:rsidRPr="00000000" w14:paraId="00000009">
      <w:pPr>
        <w:spacing w:after="120" w:before="120" w:lineRule="auto"/>
        <w:ind w:right="139"/>
        <w:jc w:val="center"/>
        <w:rPr>
          <w:b w:val="1"/>
          <w:bCs w:val="1"/>
          <w:i w:val="1"/>
          <w:iCs w:val="1"/>
          <w:color w:val="ed7d31"/>
          <w:sz w:val="40"/>
          <w:szCs w:val="40"/>
        </w:rPr>
      </w:pPr>
      <w:r w:rsidDel="00000000" w:rsidR="00000000" w:rsidRPr="00000000">
        <w:rPr>
          <w:b w:val="1"/>
          <w:bCs w:val="1"/>
          <w:color w:val="ed7c31"/>
          <w:sz w:val="40"/>
          <w:szCs w:val="40"/>
          <w:rtl w:val="0"/>
        </w:rPr>
        <w:t xml:space="preserve">URD </w:t>
      </w:r>
      <w:r w:rsidDel="00000000" w:rsidR="00000000" w:rsidRPr="00000000">
        <w:rPr>
          <w:b w:val="1"/>
          <w:bCs w:val="1"/>
          <w:i w:val="1"/>
          <w:iCs w:val="1"/>
          <w:color w:val="ed7c31"/>
          <w:sz w:val="40"/>
          <w:szCs w:val="40"/>
          <w:rtl w:val="0"/>
        </w:rPr>
        <w:t xml:space="preserve">– Người dùng requirements document</w:t>
      </w:r>
      <w:r w:rsidDel="00000000" w:rsidR="00000000" w:rsidRPr="00000000">
        <w:rPr>
          <w:rtl w:val="0"/>
        </w:rPr>
      </w:r>
    </w:p>
    <w:p w:rsidR="00000000" w:rsidDel="00000000" w:rsidP="00000000" w:rsidRDefault="00000000" w:rsidRPr="00000000" w14:paraId="0000000A">
      <w:pPr>
        <w:spacing w:after="120" w:before="120" w:lineRule="auto"/>
        <w:ind w:right="139"/>
        <w:jc w:val="center"/>
        <w:rPr>
          <w:i w:val="1"/>
          <w:iCs w:val="1"/>
          <w:smallCaps w:val="1"/>
          <w:color w:val="ed7d31"/>
          <w:sz w:val="26"/>
          <w:szCs w:val="26"/>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25" w:hRule="atLeast"/>
          <w:tblHeader w:val="0"/>
        </w:trPr>
        <w:tc>
          <w:tcPr>
            <w:shd w:fill="bdd7ee" w:val="clear"/>
            <w:vAlign w:val="center"/>
          </w:tcPr>
          <w:p w:rsidR="00000000" w:rsidDel="00000000" w:rsidP="00000000" w:rsidRDefault="00000000" w:rsidRPr="00000000" w14:paraId="0000000B">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Mã hiệu</w:t>
            </w:r>
          </w:p>
        </w:tc>
        <w:tc>
          <w:tcPr>
            <w:shd w:fill="ffffff" w:val="clear"/>
            <w:vAlign w:val="center"/>
          </w:tcPr>
          <w:p w:rsidR="00000000" w:rsidDel="00000000" w:rsidP="00000000" w:rsidRDefault="00000000" w:rsidRPr="00000000" w14:paraId="0000000C">
            <w:pPr>
              <w:spacing w:after="0" w:line="240" w:lineRule="auto"/>
              <w:jc w:val="center"/>
              <w:rPr>
                <w:b w:val="1"/>
                <w:bCs w:val="1"/>
                <w:color w:val="000000"/>
                <w:sz w:val="26"/>
                <w:szCs w:val="26"/>
              </w:rPr>
            </w:pPr>
            <w:r w:rsidDel="00000000" w:rsidR="00000000" w:rsidRPr="00000000">
              <w:rPr>
                <w:rtl w:val="0"/>
              </w:rPr>
            </w:r>
          </w:p>
        </w:tc>
      </w:tr>
      <w:tr>
        <w:trPr>
          <w:cantSplit w:val="0"/>
          <w:trHeight w:val="555" w:hRule="atLeast"/>
          <w:tblHeader w:val="0"/>
        </w:trPr>
        <w:tc>
          <w:tcPr>
            <w:shd w:fill="bdd7ee" w:val="clear"/>
            <w:vAlign w:val="center"/>
          </w:tcPr>
          <w:p w:rsidR="00000000" w:rsidDel="00000000" w:rsidP="00000000" w:rsidRDefault="00000000" w:rsidRPr="00000000" w14:paraId="0000000D">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Phiên bản</w:t>
            </w:r>
          </w:p>
        </w:tc>
        <w:tc>
          <w:tcPr>
            <w:shd w:fill="ffffff" w:val="clear"/>
            <w:vAlign w:val="center"/>
          </w:tcPr>
          <w:p w:rsidR="00000000" w:rsidDel="00000000" w:rsidP="00000000" w:rsidRDefault="00000000" w:rsidRPr="00000000" w14:paraId="0000000E">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2.2</w:t>
            </w:r>
          </w:p>
        </w:tc>
      </w:tr>
    </w:tbl>
    <w:p w:rsidR="00000000" w:rsidDel="00000000" w:rsidP="00000000" w:rsidRDefault="00000000" w:rsidRPr="00000000" w14:paraId="0000000F">
      <w:pPr>
        <w:rPr>
          <w:color w:val="ed7d31"/>
          <w:sz w:val="26"/>
          <w:szCs w:val="26"/>
        </w:rPr>
      </w:pPr>
      <w:r w:rsidDel="00000000" w:rsidR="00000000" w:rsidRPr="00000000">
        <w:rPr>
          <w:rtl w:val="0"/>
        </w:rPr>
      </w:r>
    </w:p>
    <w:p w:rsidR="00000000" w:rsidDel="00000000" w:rsidP="00000000" w:rsidRDefault="00000000" w:rsidRPr="00000000" w14:paraId="00000010">
      <w:pPr>
        <w:rPr>
          <w:color w:val="ed7d3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tabs>
          <w:tab w:val="left" w:leader="none" w:pos="1800"/>
          <w:tab w:val="center" w:leader="none" w:pos="7427"/>
        </w:tabs>
        <w:jc w:val="center"/>
        <w:rPr>
          <w:b w:val="1"/>
          <w:bCs w:val="1"/>
          <w:color w:val="ed7d31"/>
          <w:sz w:val="26"/>
          <w:szCs w:val="26"/>
        </w:rPr>
      </w:pPr>
      <w:r w:rsidDel="00000000" w:rsidR="00000000" w:rsidRPr="00000000">
        <w:rPr>
          <w:b w:val="1"/>
          <w:bCs w:val="1"/>
          <w:color w:val="ed7c31"/>
          <w:sz w:val="26"/>
          <w:szCs w:val="26"/>
          <w:rtl w:val="0"/>
        </w:rPr>
        <w:t xml:space="preserve">REVISION HISTORY </w:t>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color w:val="ed7c31"/>
          <w:sz w:val="26"/>
          <w:szCs w:val="26"/>
          <w:rtl w:val="0"/>
        </w:rPr>
        <w:t xml:space="preserve">[A]: </w:t>
      </w:r>
      <w:r w:rsidDel="00000000" w:rsidR="00000000" w:rsidRPr="00000000">
        <w:rPr>
          <w:sz w:val="26"/>
          <w:szCs w:val="26"/>
          <w:rtl w:val="0"/>
        </w:rPr>
        <w:t xml:space="preserve">Add – Thêm mới</w:t>
      </w:r>
    </w:p>
    <w:p w:rsidR="00000000" w:rsidDel="00000000" w:rsidP="00000000" w:rsidRDefault="00000000" w:rsidRPr="00000000" w14:paraId="00000013">
      <w:pPr>
        <w:rPr>
          <w:sz w:val="26"/>
          <w:szCs w:val="26"/>
        </w:rPr>
      </w:pPr>
      <w:r w:rsidDel="00000000" w:rsidR="00000000" w:rsidRPr="00000000">
        <w:rPr>
          <w:color w:val="ed7c31"/>
          <w:sz w:val="26"/>
          <w:szCs w:val="26"/>
          <w:rtl w:val="0"/>
        </w:rPr>
        <w:t xml:space="preserve">[U]:</w:t>
      </w:r>
      <w:r w:rsidDel="00000000" w:rsidR="00000000" w:rsidRPr="00000000">
        <w:rPr>
          <w:sz w:val="26"/>
          <w:szCs w:val="26"/>
          <w:rtl w:val="0"/>
        </w:rPr>
        <w:t xml:space="preserve"> Update – Cập nhật, thay đổi</w:t>
      </w:r>
    </w:p>
    <w:p w:rsidR="00000000" w:rsidDel="00000000" w:rsidP="00000000" w:rsidRDefault="00000000" w:rsidRPr="00000000" w14:paraId="00000014">
      <w:pPr>
        <w:tabs>
          <w:tab w:val="left" w:leader="none" w:pos="1800"/>
          <w:tab w:val="center" w:leader="none" w:pos="7427"/>
        </w:tabs>
        <w:jc w:val="both"/>
        <w:rPr>
          <w:color w:val="ed7d31"/>
          <w:sz w:val="26"/>
          <w:szCs w:val="26"/>
        </w:rPr>
      </w:pPr>
      <w:r w:rsidDel="00000000" w:rsidR="00000000" w:rsidRPr="00000000">
        <w:rPr>
          <w:color w:val="ed7c31"/>
          <w:sz w:val="26"/>
          <w:szCs w:val="26"/>
          <w:rtl w:val="0"/>
        </w:rPr>
        <w:t xml:space="preserve">[D]:</w:t>
      </w:r>
      <w:r w:rsidDel="00000000" w:rsidR="00000000" w:rsidRPr="00000000">
        <w:rPr>
          <w:sz w:val="26"/>
          <w:szCs w:val="26"/>
          <w:rtl w:val="0"/>
        </w:rPr>
        <w:t xml:space="preserve"> Delete - Xóa</w:t>
      </w:r>
      <w:r w:rsidDel="00000000" w:rsidR="00000000" w:rsidRPr="00000000">
        <w:rPr>
          <w:rtl w:val="0"/>
        </w:rPr>
      </w:r>
    </w:p>
    <w:p w:rsidR="00000000" w:rsidDel="00000000" w:rsidP="00000000" w:rsidRDefault="00000000" w:rsidRPr="00000000" w14:paraId="00000015">
      <w:pPr>
        <w:rPr>
          <w:color w:val="ed7d31"/>
          <w:sz w:val="26"/>
          <w:szCs w:val="26"/>
          <w:u w:val="single"/>
        </w:rPr>
      </w:pPr>
      <w:r w:rsidDel="00000000" w:rsidR="00000000" w:rsidRPr="00000000">
        <w:rPr>
          <w:rtl w:val="0"/>
        </w:rPr>
      </w:r>
    </w:p>
    <w:tbl>
      <w:tblPr>
        <w:tblStyle w:val="Table2"/>
        <w:tblW w:w="972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560"/>
        <w:gridCol w:w="1380"/>
        <w:gridCol w:w="1530"/>
        <w:gridCol w:w="5250"/>
        <w:tblGridChange w:id="0">
          <w:tblGrid>
            <w:gridCol w:w="1560"/>
            <w:gridCol w:w="1380"/>
            <w:gridCol w:w="1530"/>
            <w:gridCol w:w="5250"/>
          </w:tblGrid>
        </w:tblGridChange>
      </w:tblGrid>
      <w:tr>
        <w:trPr>
          <w:cantSplit w:val="0"/>
          <w:trHeight w:val="570" w:hRule="atLeast"/>
          <w:tblHeader w:val="0"/>
        </w:trPr>
        <w:tc>
          <w:tcPr>
            <w:shd w:fill="bdd7ee" w:val="clear"/>
            <w:vAlign w:val="center"/>
          </w:tcPr>
          <w:p w:rsidR="00000000" w:rsidDel="00000000" w:rsidP="00000000" w:rsidRDefault="00000000" w:rsidRPr="00000000" w14:paraId="00000016">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Date</w:t>
            </w:r>
          </w:p>
        </w:tc>
        <w:tc>
          <w:tcPr>
            <w:shd w:fill="bdd7ee" w:val="clear"/>
            <w:vAlign w:val="center"/>
          </w:tcPr>
          <w:p w:rsidR="00000000" w:rsidDel="00000000" w:rsidP="00000000" w:rsidRDefault="00000000" w:rsidRPr="00000000" w14:paraId="00000017">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Version</w:t>
            </w:r>
          </w:p>
        </w:tc>
        <w:tc>
          <w:tcPr>
            <w:shd w:fill="bdd7ee" w:val="clear"/>
            <w:vAlign w:val="center"/>
          </w:tcPr>
          <w:p w:rsidR="00000000" w:rsidDel="00000000" w:rsidP="00000000" w:rsidRDefault="00000000" w:rsidRPr="00000000" w14:paraId="00000018">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Author</w:t>
            </w:r>
          </w:p>
        </w:tc>
        <w:tc>
          <w:tcPr>
            <w:shd w:fill="bdd7ee" w:val="clear"/>
            <w:vAlign w:val="center"/>
          </w:tcPr>
          <w:p w:rsidR="00000000" w:rsidDel="00000000" w:rsidP="00000000" w:rsidRDefault="00000000" w:rsidRPr="00000000" w14:paraId="00000019">
            <w:pPr>
              <w:spacing w:after="0" w:line="240" w:lineRule="auto"/>
              <w:jc w:val="center"/>
              <w:rPr>
                <w:b w:val="1"/>
                <w:bCs w:val="1"/>
                <w:color w:val="000000"/>
                <w:sz w:val="26"/>
                <w:szCs w:val="26"/>
              </w:rPr>
            </w:pPr>
            <w:r w:rsidDel="00000000" w:rsidR="00000000" w:rsidRPr="00000000">
              <w:rPr>
                <w:b w:val="1"/>
                <w:bCs w:val="1"/>
                <w:color w:val="000000"/>
                <w:sz w:val="26"/>
                <w:szCs w:val="26"/>
                <w:rtl w:val="0"/>
              </w:rPr>
              <w:t xml:space="preserve">Change Description</w:t>
            </w:r>
          </w:p>
        </w:tc>
      </w:tr>
      <w:tr>
        <w:trPr>
          <w:cantSplit w:val="0"/>
          <w:trHeight w:val="300" w:hRule="atLeast"/>
          <w:tblHeader w:val="0"/>
        </w:trPr>
        <w:tc>
          <w:tcPr>
            <w:vAlign w:val="center"/>
          </w:tcPr>
          <w:p w:rsidR="00000000" w:rsidDel="00000000" w:rsidP="00000000" w:rsidRDefault="00000000" w:rsidRPr="00000000" w14:paraId="0000001A">
            <w:pPr>
              <w:spacing w:after="0" w:line="240" w:lineRule="auto"/>
              <w:jc w:val="center"/>
              <w:rPr>
                <w:color w:val="305496"/>
                <w:sz w:val="26"/>
                <w:szCs w:val="26"/>
              </w:rPr>
            </w:pPr>
            <w:r w:rsidDel="00000000" w:rsidR="00000000" w:rsidRPr="00000000">
              <w:rPr>
                <w:color w:val="305496"/>
                <w:rtl w:val="0"/>
              </w:rPr>
              <w:t xml:space="preserve">10/03/2026</w:t>
            </w:r>
            <w:r w:rsidDel="00000000" w:rsidR="00000000" w:rsidRPr="00000000">
              <w:rPr>
                <w:rtl w:val="0"/>
              </w:rPr>
            </w:r>
          </w:p>
        </w:tc>
        <w:tc>
          <w:tcPr>
            <w:vAlign w:val="center"/>
          </w:tcPr>
          <w:p w:rsidR="00000000" w:rsidDel="00000000" w:rsidP="00000000" w:rsidRDefault="00000000" w:rsidRPr="00000000" w14:paraId="0000001B">
            <w:pPr>
              <w:spacing w:after="0" w:line="240" w:lineRule="auto"/>
              <w:jc w:val="center"/>
              <w:rPr>
                <w:color w:val="305496"/>
                <w:sz w:val="26"/>
                <w:szCs w:val="26"/>
              </w:rPr>
            </w:pPr>
            <w:r w:rsidDel="00000000" w:rsidR="00000000" w:rsidRPr="00000000">
              <w:rPr>
                <w:color w:val="305496"/>
                <w:rtl w:val="0"/>
              </w:rPr>
              <w:t xml:space="preserve">2.1</w:t>
            </w:r>
            <w:r w:rsidDel="00000000" w:rsidR="00000000" w:rsidRPr="00000000">
              <w:rPr>
                <w:rtl w:val="0"/>
              </w:rPr>
            </w:r>
          </w:p>
        </w:tc>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center"/>
              <w:rPr>
                <w:color w:val="305496"/>
                <w:sz w:val="26"/>
                <w:szCs w:val="26"/>
              </w:rPr>
            </w:pPr>
            <w:r w:rsidDel="00000000" w:rsidR="00000000" w:rsidRPr="00000000">
              <w:rPr>
                <w:color w:val="305496"/>
                <w:rtl w:val="0"/>
              </w:rPr>
              <w:t xml:space="preserve">ThuyTT104</w:t>
            </w:r>
            <w:r w:rsidDel="00000000" w:rsidR="00000000" w:rsidRPr="00000000">
              <w:rPr>
                <w:rtl w:val="0"/>
              </w:rPr>
            </w:r>
          </w:p>
        </w:tc>
        <w:tc>
          <w:tcPr>
            <w:vAlign w:val="center"/>
          </w:tcPr>
          <w:p w:rsidR="00000000" w:rsidDel="00000000" w:rsidP="00000000" w:rsidRDefault="00000000" w:rsidRPr="00000000" w14:paraId="0000001D">
            <w:pPr>
              <w:shd w:fill="ffffff" w:val="clear"/>
              <w:spacing w:after="0" w:line="276" w:lineRule="auto"/>
              <w:ind w:left="0" w:firstLine="0"/>
              <w:rPr>
                <w:color w:val="222222"/>
              </w:rPr>
            </w:pPr>
            <w:r w:rsidDel="00000000" w:rsidR="00000000" w:rsidRPr="00000000">
              <w:rPr>
                <w:color w:val="222222"/>
                <w:rtl w:val="0"/>
              </w:rPr>
              <w:t xml:space="preserve">Luồng checkout DV FPT Play</w:t>
            </w:r>
          </w:p>
          <w:p w:rsidR="00000000" w:rsidDel="00000000" w:rsidP="00000000" w:rsidRDefault="00000000" w:rsidRPr="00000000" w14:paraId="0000001E">
            <w:pPr>
              <w:spacing w:after="0" w:line="240" w:lineRule="auto"/>
              <w:rPr>
                <w:color w:val="305496"/>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1F">
            <w:pPr>
              <w:spacing w:after="0" w:line="240" w:lineRule="auto"/>
              <w:jc w:val="right"/>
              <w:rPr>
                <w:color w:val="305496"/>
                <w:sz w:val="26"/>
                <w:szCs w:val="26"/>
              </w:rPr>
            </w:pPr>
            <w:r w:rsidDel="00000000" w:rsidR="00000000" w:rsidRPr="00000000">
              <w:rPr>
                <w:rtl w:val="0"/>
              </w:rPr>
            </w:r>
          </w:p>
        </w:tc>
        <w:tc>
          <w:tcPr>
            <w:vAlign w:val="center"/>
          </w:tcPr>
          <w:p w:rsidR="00000000" w:rsidDel="00000000" w:rsidP="00000000" w:rsidRDefault="00000000" w:rsidRPr="00000000" w14:paraId="00000020">
            <w:pPr>
              <w:spacing w:after="0" w:line="240" w:lineRule="auto"/>
              <w:jc w:val="center"/>
              <w:rPr>
                <w:color w:val="305496"/>
                <w:sz w:val="26"/>
                <w:szCs w:val="26"/>
              </w:rPr>
            </w:pPr>
            <w:r w:rsidDel="00000000" w:rsidR="00000000" w:rsidRPr="00000000">
              <w:rPr>
                <w:color w:val="305496"/>
                <w:sz w:val="26"/>
                <w:szCs w:val="26"/>
                <w:rtl w:val="0"/>
              </w:rPr>
              <w:t xml:space="preserve">2.</w:t>
            </w:r>
            <w:r w:rsidDel="00000000" w:rsidR="00000000" w:rsidRPr="00000000">
              <w:rPr>
                <w:color w:val="305496"/>
                <w:rtl w:val="0"/>
              </w:rPr>
              <w:t xml:space="preserve">1</w:t>
            </w: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color w:val="305496"/>
                <w:sz w:val="26"/>
                <w:szCs w:val="26"/>
              </w:rPr>
            </w:pPr>
            <w:r w:rsidDel="00000000" w:rsidR="00000000" w:rsidRPr="00000000">
              <w:rPr>
                <w:color w:val="305496"/>
                <w:sz w:val="26"/>
                <w:szCs w:val="26"/>
                <w:rtl w:val="0"/>
              </w:rPr>
              <w:t xml:space="preserve">ThuyTT104</w:t>
            </w:r>
          </w:p>
        </w:tc>
        <w:tc>
          <w:tcPr>
            <w:vAlign w:val="center"/>
          </w:tcPr>
          <w:p w:rsidR="00000000" w:rsidDel="00000000" w:rsidP="00000000" w:rsidRDefault="00000000" w:rsidRPr="00000000" w14:paraId="00000022">
            <w:pPr>
              <w:shd w:fill="ffffff" w:val="clear"/>
              <w:spacing w:after="0" w:line="276" w:lineRule="auto"/>
              <w:rPr>
                <w:color w:val="222222"/>
              </w:rPr>
            </w:pPr>
            <w:r w:rsidDel="00000000" w:rsidR="00000000" w:rsidRPr="00000000">
              <w:rPr>
                <w:color w:val="222222"/>
                <w:rtl w:val="0"/>
              </w:rPr>
              <w:t xml:space="preserve">Luồng checkout DV HyperFast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color w:val="222222"/>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4">
            <w:pPr>
              <w:spacing w:after="0" w:line="240" w:lineRule="auto"/>
              <w:jc w:val="right"/>
              <w:rPr>
                <w:color w:val="305496"/>
                <w:sz w:val="26"/>
                <w:szCs w:val="26"/>
              </w:rPr>
            </w:pPr>
            <w:r w:rsidDel="00000000" w:rsidR="00000000" w:rsidRPr="00000000">
              <w:rPr>
                <w:rtl w:val="0"/>
              </w:rPr>
            </w:r>
          </w:p>
        </w:tc>
        <w:tc>
          <w:tcPr>
            <w:vAlign w:val="center"/>
          </w:tcPr>
          <w:p w:rsidR="00000000" w:rsidDel="00000000" w:rsidP="00000000" w:rsidRDefault="00000000" w:rsidRPr="00000000" w14:paraId="00000025">
            <w:pPr>
              <w:spacing w:after="0" w:line="240" w:lineRule="auto"/>
              <w:jc w:val="center"/>
              <w:rPr>
                <w:color w:val="305496"/>
                <w:sz w:val="26"/>
                <w:szCs w:val="26"/>
              </w:rPr>
            </w:pPr>
            <w:r w:rsidDel="00000000" w:rsidR="00000000" w:rsidRPr="00000000">
              <w:rPr>
                <w:rtl w:val="0"/>
              </w:rPr>
            </w:r>
          </w:p>
        </w:tc>
        <w:tc>
          <w:tcPr>
            <w:vAlign w:val="center"/>
          </w:tcPr>
          <w:p w:rsidR="00000000" w:rsidDel="00000000" w:rsidP="00000000" w:rsidRDefault="00000000" w:rsidRPr="00000000" w14:paraId="00000026">
            <w:pPr>
              <w:spacing w:after="0" w:line="240" w:lineRule="auto"/>
              <w:jc w:val="center"/>
              <w:rPr>
                <w:color w:val="305496"/>
              </w:rPr>
            </w:pPr>
            <w:r w:rsidDel="00000000" w:rsidR="00000000" w:rsidRPr="00000000">
              <w:rPr>
                <w:color w:val="305496"/>
                <w:rtl w:val="0"/>
              </w:rPr>
              <w:t xml:space="preserve">ThuyTT104</w:t>
            </w:r>
          </w:p>
        </w:tc>
        <w:tc>
          <w:tcPr>
            <w:vAlign w:val="center"/>
          </w:tcPr>
          <w:p w:rsidR="00000000" w:rsidDel="00000000" w:rsidP="00000000" w:rsidRDefault="00000000" w:rsidRPr="00000000" w14:paraId="00000027">
            <w:pPr>
              <w:shd w:fill="ffffff" w:val="clear"/>
              <w:spacing w:after="0" w:line="276" w:lineRule="auto"/>
              <w:rPr>
                <w:color w:val="222222"/>
              </w:rPr>
            </w:pPr>
            <w:r w:rsidDel="00000000" w:rsidR="00000000" w:rsidRPr="00000000">
              <w:rPr>
                <w:color w:val="222222"/>
                <w:rtl w:val="0"/>
              </w:rPr>
              <w:t xml:space="preserve">Luồng checkout DV Camera</w:t>
            </w:r>
          </w:p>
          <w:p w:rsidR="00000000" w:rsidDel="00000000" w:rsidP="00000000" w:rsidRDefault="00000000" w:rsidRPr="00000000" w14:paraId="00000028">
            <w:pPr>
              <w:shd w:fill="ffffff" w:val="clear"/>
              <w:spacing w:after="0" w:line="276" w:lineRule="auto"/>
              <w:rPr>
                <w:color w:val="222222"/>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9">
            <w:pPr>
              <w:spacing w:after="0" w:line="240" w:lineRule="auto"/>
              <w:jc w:val="right"/>
              <w:rPr>
                <w:color w:val="305496"/>
                <w:sz w:val="26"/>
                <w:szCs w:val="26"/>
              </w:rPr>
            </w:pPr>
            <w:r w:rsidDel="00000000" w:rsidR="00000000" w:rsidRPr="00000000">
              <w:rPr>
                <w:rtl w:val="0"/>
              </w:rPr>
            </w:r>
          </w:p>
        </w:tc>
        <w:tc>
          <w:tcPr>
            <w:vAlign w:val="center"/>
          </w:tcPr>
          <w:p w:rsidR="00000000" w:rsidDel="00000000" w:rsidP="00000000" w:rsidRDefault="00000000" w:rsidRPr="00000000" w14:paraId="0000002A">
            <w:pPr>
              <w:spacing w:after="0" w:line="240" w:lineRule="auto"/>
              <w:jc w:val="center"/>
              <w:rPr>
                <w:color w:val="305496"/>
                <w:sz w:val="26"/>
                <w:szCs w:val="26"/>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center"/>
              <w:rPr>
                <w:color w:val="305496"/>
              </w:rPr>
            </w:pPr>
            <w:r w:rsidDel="00000000" w:rsidR="00000000" w:rsidRPr="00000000">
              <w:rPr>
                <w:color w:val="305496"/>
                <w:rtl w:val="0"/>
              </w:rPr>
              <w:t xml:space="preserve">ThuyTT104</w:t>
            </w:r>
          </w:p>
        </w:tc>
        <w:tc>
          <w:tcPr>
            <w:vAlign w:val="center"/>
          </w:tcPr>
          <w:p w:rsidR="00000000" w:rsidDel="00000000" w:rsidP="00000000" w:rsidRDefault="00000000" w:rsidRPr="00000000" w14:paraId="0000002C">
            <w:pPr>
              <w:shd w:fill="ffffff" w:val="clear"/>
              <w:spacing w:after="0" w:line="276" w:lineRule="auto"/>
              <w:rPr>
                <w:color w:val="222222"/>
              </w:rPr>
            </w:pPr>
            <w:r w:rsidDel="00000000" w:rsidR="00000000" w:rsidRPr="00000000">
              <w:rPr>
                <w:color w:val="222222"/>
                <w:rtl w:val="0"/>
              </w:rPr>
              <w:t xml:space="preserve">Luồng checkout DV </w:t>
            </w:r>
          </w:p>
          <w:p w:rsidR="00000000" w:rsidDel="00000000" w:rsidP="00000000" w:rsidRDefault="00000000" w:rsidRPr="00000000" w14:paraId="0000002D">
            <w:pPr>
              <w:shd w:fill="ffffff" w:val="clear"/>
              <w:spacing w:after="0" w:line="276" w:lineRule="auto"/>
              <w:rPr>
                <w:color w:val="222222"/>
              </w:rPr>
            </w:pPr>
            <w:r w:rsidDel="00000000" w:rsidR="00000000" w:rsidRPr="00000000">
              <w:rPr>
                <w:rtl w:val="0"/>
              </w:rPr>
            </w:r>
          </w:p>
        </w:tc>
      </w:tr>
    </w:tbl>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1"/>
        <w:keepLines w:val="1"/>
        <w:pBdr>
          <w:top w:space="0" w:sz="0" w:val="nil"/>
          <w:left w:space="0" w:sz="0" w:val="nil"/>
          <w:bottom w:space="0" w:sz="0" w:val="nil"/>
          <w:right w:space="0" w:sz="0" w:val="nil"/>
          <w:between w:space="0" w:sz="0" w:val="nil"/>
        </w:pBdr>
        <w:tabs>
          <w:tab w:val="center" w:leader="none" w:pos="4802"/>
          <w:tab w:val="left" w:leader="none" w:pos="8010"/>
        </w:tabs>
        <w:spacing w:after="0" w:before="480" w:line="360" w:lineRule="auto"/>
        <w:ind w:left="360" w:hanging="360"/>
        <w:jc w:val="center"/>
        <w:rPr>
          <w:b w:val="1"/>
          <w:bCs w:val="1"/>
          <w:color w:val="0563c1"/>
        </w:rPr>
      </w:pPr>
      <w:r w:rsidDel="00000000" w:rsidR="00000000" w:rsidRPr="00000000">
        <w:rPr>
          <w:b w:val="1"/>
          <w:bCs w:val="1"/>
          <w:sz w:val="28"/>
          <w:szCs w:val="28"/>
          <w:rtl w:val="0"/>
        </w:rPr>
        <w:t xml:space="preserve">MỤC LỤC</w:t>
      </w:r>
      <w:r w:rsidDel="00000000" w:rsidR="00000000" w:rsidRPr="00000000">
        <w:rPr>
          <w:rtl w:val="0"/>
        </w:rPr>
      </w:r>
    </w:p>
    <w:sdt>
      <w:sdtPr>
        <w:id w:val="-660793922"/>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winbrvfpm7j">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A. GIỚI THIỆU:</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lkgbnc6awc">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1. Mục đích tài liệu:</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w5fc4djyd">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2. Thông tin chung:</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xu809im1yi">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3. Thuật ngữ, từ ngữ viết tắt:</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z2q6cjv4r2">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B. TỔNG QUAN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y90n8a33ri">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1. Sơ đồ tổng quan: N/A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2xhk4q8zj">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2. Danh sách các chức năng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9n6piumed9">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3. Ma trận quyền – Permission matrix:</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udepv9p5a7">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4. Các yêu cầu phi chức năng: N/A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tcsnteo4tm">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C. ĐẶC TẢ CÁC CHỨC NĂNG: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I. Checkout FPT Play SA</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2zuu1r5rg0">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1. Business Workflow</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ar8eufzwfl">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2. Business rules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96cg4ugjq8">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3. Mô tả màn hình</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5hevbzs8e2">
            <w:r w:rsidDel="00000000" w:rsidR="00000000" w:rsidRPr="00000000">
              <w:rPr>
                <w:rFonts w:ascii="Times New Roman" w:cs="Times New Roman" w:eastAsia="Times New Roman" w:hAnsi="Times New Roman"/>
                <w:b w:val="0"/>
                <w:bCs w:val="0"/>
                <w:i w:val="0"/>
                <w:iCs w:val="0"/>
                <w:smallCaps w:val="0"/>
                <w:strike w:val="0"/>
                <w:color w:val="0563c1"/>
                <w:sz w:val="26"/>
                <w:szCs w:val="26"/>
                <w:u w:val="none"/>
                <w:shd w:fill="auto" w:val="clear"/>
                <w:vertAlign w:val="baseline"/>
                <w:rtl w:val="0"/>
              </w:rPr>
              <w:t xml:space="preserve">4. Các trường hợp lỗi &amp; thông báo thường gặp</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i w:val="0"/>
              <w:iCs w:val="0"/>
              <w:smallCaps w:val="0"/>
              <w:strike w:val="0"/>
              <w:color w:val="0563c1"/>
              <w:u w:val="none"/>
              <w:shd w:fill="auto" w:val="clear"/>
              <w:vertAlign w:val="baseline"/>
            </w:rPr>
          </w:pPr>
          <w:hyperlink w:anchor="_w6l6uifaejnw">
            <w:r w:rsidDel="00000000" w:rsidR="00000000" w:rsidRPr="00000000">
              <w:rPr>
                <w:i w:val="0"/>
                <w:iCs w:val="0"/>
                <w:smallCaps w:val="0"/>
                <w:strike w:val="0"/>
                <w:color w:val="0563c1"/>
                <w:u w:val="none"/>
                <w:shd w:fill="auto" w:val="clear"/>
                <w:vertAlign w:val="baseline"/>
                <w:rtl w:val="0"/>
              </w:rPr>
              <w:t xml:space="preserve">II. Checkout UltraFast</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qnqx6iyf579i">
            <w:r w:rsidDel="00000000" w:rsidR="00000000" w:rsidRPr="00000000">
              <w:rPr>
                <w:i w:val="0"/>
                <w:iCs w:val="0"/>
                <w:smallCaps w:val="0"/>
                <w:strike w:val="0"/>
                <w:color w:val="0563c1"/>
                <w:u w:val="none"/>
                <w:shd w:fill="auto" w:val="clear"/>
                <w:vertAlign w:val="baseline"/>
                <w:rtl w:val="0"/>
              </w:rPr>
              <w:t xml:space="preserve">1. Business Workflow</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c65fqi5uoscx">
            <w:r w:rsidDel="00000000" w:rsidR="00000000" w:rsidRPr="00000000">
              <w:rPr>
                <w:i w:val="0"/>
                <w:iCs w:val="0"/>
                <w:smallCaps w:val="0"/>
                <w:strike w:val="0"/>
                <w:color w:val="0563c1"/>
                <w:u w:val="none"/>
                <w:shd w:fill="auto" w:val="clear"/>
                <w:vertAlign w:val="baseline"/>
                <w:rtl w:val="0"/>
              </w:rPr>
              <w:t xml:space="preserve">2. Business Rules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jz9rbytgefce">
            <w:r w:rsidDel="00000000" w:rsidR="00000000" w:rsidRPr="00000000">
              <w:rPr>
                <w:i w:val="0"/>
                <w:iCs w:val="0"/>
                <w:smallCaps w:val="0"/>
                <w:strike w:val="0"/>
                <w:color w:val="0563c1"/>
                <w:u w:val="none"/>
                <w:shd w:fill="auto" w:val="clear"/>
                <w:vertAlign w:val="baseline"/>
                <w:rtl w:val="0"/>
              </w:rPr>
              <w:t xml:space="preserve">3. Mô tả màn hình</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mbuf2krx7db1">
            <w:r w:rsidDel="00000000" w:rsidR="00000000" w:rsidRPr="00000000">
              <w:rPr>
                <w:i w:val="0"/>
                <w:iCs w:val="0"/>
                <w:smallCaps w:val="0"/>
                <w:strike w:val="0"/>
                <w:color w:val="0563c1"/>
                <w:u w:val="none"/>
                <w:shd w:fill="auto" w:val="clear"/>
                <w:vertAlign w:val="baseline"/>
                <w:rtl w:val="0"/>
              </w:rPr>
              <w:t xml:space="preserve">4. Các trường hợp lỗi &amp; thông báo thường gặp</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i w:val="0"/>
              <w:iCs w:val="0"/>
              <w:smallCaps w:val="0"/>
              <w:strike w:val="0"/>
              <w:color w:val="0563c1"/>
              <w:u w:val="none"/>
              <w:shd w:fill="auto" w:val="clear"/>
              <w:vertAlign w:val="baseline"/>
            </w:rPr>
          </w:pPr>
          <w:hyperlink w:anchor="_2t5298sgsi33">
            <w:r w:rsidDel="00000000" w:rsidR="00000000" w:rsidRPr="00000000">
              <w:rPr>
                <w:i w:val="0"/>
                <w:iCs w:val="0"/>
                <w:smallCaps w:val="0"/>
                <w:strike w:val="0"/>
                <w:color w:val="0563c1"/>
                <w:u w:val="none"/>
                <w:shd w:fill="auto" w:val="clear"/>
                <w:vertAlign w:val="baseline"/>
                <w:rtl w:val="0"/>
              </w:rPr>
              <w:t xml:space="preserve">III. Checkout Hyper Fast</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wzz2421ztyai">
            <w:r w:rsidDel="00000000" w:rsidR="00000000" w:rsidRPr="00000000">
              <w:rPr>
                <w:i w:val="0"/>
                <w:iCs w:val="0"/>
                <w:smallCaps w:val="0"/>
                <w:strike w:val="0"/>
                <w:color w:val="0563c1"/>
                <w:u w:val="none"/>
                <w:shd w:fill="auto" w:val="clear"/>
                <w:vertAlign w:val="baseline"/>
                <w:rtl w:val="0"/>
              </w:rPr>
              <w:t xml:space="preserve">1. Business Workflow</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3fn54453cl3w">
            <w:r w:rsidDel="00000000" w:rsidR="00000000" w:rsidRPr="00000000">
              <w:rPr>
                <w:i w:val="0"/>
                <w:iCs w:val="0"/>
                <w:smallCaps w:val="0"/>
                <w:strike w:val="0"/>
                <w:color w:val="0563c1"/>
                <w:u w:val="none"/>
                <w:shd w:fill="auto" w:val="clear"/>
                <w:vertAlign w:val="baseline"/>
                <w:rtl w:val="0"/>
              </w:rPr>
              <w:t xml:space="preserve">1. Business Workflow</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v09jja70kpu3">
            <w:r w:rsidDel="00000000" w:rsidR="00000000" w:rsidRPr="00000000">
              <w:rPr>
                <w:i w:val="0"/>
                <w:iCs w:val="0"/>
                <w:smallCaps w:val="0"/>
                <w:strike w:val="0"/>
                <w:color w:val="0563c1"/>
                <w:u w:val="none"/>
                <w:shd w:fill="auto" w:val="clear"/>
                <w:vertAlign w:val="baseline"/>
                <w:rtl w:val="0"/>
              </w:rPr>
              <w:t xml:space="preserve">2. Business Rules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i w:val="0"/>
              <w:iCs w:val="0"/>
              <w:smallCaps w:val="0"/>
              <w:strike w:val="0"/>
              <w:color w:val="0563c1"/>
              <w:u w:val="none"/>
              <w:shd w:fill="auto" w:val="clear"/>
              <w:vertAlign w:val="baseline"/>
            </w:rPr>
          </w:pPr>
          <w:hyperlink w:anchor="_iqviocia4iek">
            <w:r w:rsidDel="00000000" w:rsidR="00000000" w:rsidRPr="00000000">
              <w:rPr>
                <w:i w:val="0"/>
                <w:iCs w:val="0"/>
                <w:smallCaps w:val="0"/>
                <w:strike w:val="0"/>
                <w:color w:val="0563c1"/>
                <w:u w:val="none"/>
                <w:shd w:fill="auto" w:val="clear"/>
                <w:vertAlign w:val="baseline"/>
                <w:rtl w:val="0"/>
              </w:rPr>
              <w:t xml:space="preserve">3. Mô tả màn hình</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i w:val="0"/>
              <w:iCs w:val="0"/>
              <w:smallCaps w:val="0"/>
              <w:strike w:val="0"/>
              <w:color w:val="0563c1"/>
              <w:u w:val="none"/>
              <w:shd w:fill="auto" w:val="clear"/>
              <w:vertAlign w:val="baseline"/>
            </w:rPr>
          </w:pPr>
          <w:hyperlink w:anchor="_14dl9fo6xh9k">
            <w:r w:rsidDel="00000000" w:rsidR="00000000" w:rsidRPr="00000000">
              <w:rPr>
                <w:i w:val="0"/>
                <w:iCs w:val="0"/>
                <w:smallCaps w:val="0"/>
                <w:strike w:val="0"/>
                <w:color w:val="0563c1"/>
                <w:u w:val="none"/>
                <w:shd w:fill="auto" w:val="clear"/>
                <w:vertAlign w:val="baseline"/>
                <w:rtl w:val="0"/>
              </w:rPr>
              <w:t xml:space="preserve">IV.  Checkout AP</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563c1"/>
              <w:sz w:val="22"/>
              <w:szCs w:val="22"/>
              <w:u w:val="none"/>
              <w:shd w:fill="auto" w:val="clear"/>
              <w:vertAlign w:val="baseline"/>
            </w:rPr>
          </w:pPr>
          <w:hyperlink w:anchor="_5fr8zhmtygre">
            <w:r w:rsidDel="00000000" w:rsidR="00000000" w:rsidRPr="00000000">
              <w:rPr>
                <w:i w:val="0"/>
                <w:iCs w:val="0"/>
                <w:smallCaps w:val="0"/>
                <w:strike w:val="0"/>
                <w:color w:val="0563c1"/>
                <w:u w:val="none"/>
                <w:shd w:fill="auto" w:val="clear"/>
                <w:vertAlign w:val="baseline"/>
                <w:rtl w:val="0"/>
              </w:rPr>
              <w:t xml:space="preserve">1. Business Workflow</w:t>
            </w:r>
          </w:hyperlink>
          <w:hyperlink w:anchor="_5fr8zhmtyg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_5fr8zhmtygre \h </w:instrText>
            <w:fldChar w:fldCharType="separate"/>
          </w:r>
          <w:r w:rsidDel="00000000" w:rsidR="00000000" w:rsidRPr="00000000">
            <w:rPr>
              <w:rFonts w:ascii="Arial" w:cs="Arial" w:eastAsia="Arial" w:hAnsi="Arial"/>
              <w:b w:val="0"/>
              <w:bCs w:val="0"/>
              <w:i w:val="0"/>
              <w:iCs w:val="0"/>
              <w:smallCaps w:val="0"/>
              <w:strike w:val="0"/>
              <w:color w:val="0563c1"/>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color w:val="0563c1"/>
        </w:rPr>
      </w:pPr>
      <w:r w:rsidDel="00000000" w:rsidR="00000000" w:rsidRPr="00000000">
        <w:rPr>
          <w:rtl w:val="0"/>
        </w:rPr>
      </w:r>
    </w:p>
    <w:p w:rsidR="00000000" w:rsidDel="00000000" w:rsidP="00000000" w:rsidRDefault="00000000" w:rsidRPr="00000000" w14:paraId="0000004F">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21"/>
        </w:numPr>
        <w:ind w:left="450" w:hanging="360"/>
        <w:rPr>
          <w:sz w:val="26"/>
          <w:szCs w:val="26"/>
        </w:rPr>
      </w:pPr>
      <w:bookmarkStart w:colFirst="0" w:colLast="0" w:name="_dwinbrvfpm7j" w:id="0"/>
      <w:bookmarkEnd w:id="0"/>
      <w:r w:rsidDel="00000000" w:rsidR="00000000" w:rsidRPr="00000000">
        <w:rPr>
          <w:sz w:val="26"/>
          <w:szCs w:val="26"/>
          <w:rtl w:val="0"/>
        </w:rPr>
        <w:t xml:space="preserve">GIỚI THIỆU:</w:t>
      </w:r>
    </w:p>
    <w:p w:rsidR="00000000" w:rsidDel="00000000" w:rsidP="00000000" w:rsidRDefault="00000000" w:rsidRPr="00000000" w14:paraId="00000051">
      <w:pPr>
        <w:pStyle w:val="Heading2"/>
        <w:numPr>
          <w:ilvl w:val="1"/>
          <w:numId w:val="22"/>
        </w:numPr>
        <w:ind w:left="360" w:hanging="432"/>
        <w:rPr>
          <w:rFonts w:ascii="Times New Roman" w:cs="Times New Roman" w:eastAsia="Times New Roman" w:hAnsi="Times New Roman"/>
          <w:color w:val="000000"/>
          <w:sz w:val="26"/>
          <w:szCs w:val="26"/>
        </w:rPr>
      </w:pPr>
      <w:bookmarkStart w:colFirst="0" w:colLast="0" w:name="_1hlkgbnc6awc" w:id="1"/>
      <w:bookmarkEnd w:id="1"/>
      <w:r w:rsidDel="00000000" w:rsidR="00000000" w:rsidRPr="00000000">
        <w:rPr>
          <w:color w:val="000000"/>
          <w:sz w:val="26"/>
          <w:szCs w:val="26"/>
          <w:rtl w:val="0"/>
        </w:rPr>
        <w:t xml:space="preserve">Mục đích tài liệu: </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pacing w:after="120" w:before="120" w:line="360" w:lineRule="auto"/>
        <w:ind w:left="630" w:hanging="260"/>
        <w:jc w:val="both"/>
        <w:rPr>
          <w:color w:val="000000"/>
          <w:sz w:val="26"/>
          <w:szCs w:val="26"/>
        </w:rPr>
      </w:pPr>
      <w:r w:rsidDel="00000000" w:rsidR="00000000" w:rsidRPr="00000000">
        <w:rPr>
          <w:color w:val="000000"/>
          <w:sz w:val="26"/>
          <w:szCs w:val="26"/>
          <w:rtl w:val="0"/>
        </w:rPr>
        <w:t xml:space="preserve">Tài liệu mô tả và phác thảo yêu cầu của người dùng cuối. Giúp đơn vị yêu cầu và các thành viên dự án xác định đúng và đủ yêu cầu.</w:t>
      </w:r>
    </w:p>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spacing w:after="120" w:before="120" w:line="360" w:lineRule="auto"/>
        <w:ind w:left="630" w:hanging="260"/>
        <w:jc w:val="both"/>
        <w:rPr>
          <w:color w:val="000000"/>
          <w:sz w:val="26"/>
          <w:szCs w:val="26"/>
        </w:rPr>
      </w:pPr>
      <w:r w:rsidDel="00000000" w:rsidR="00000000" w:rsidRPr="00000000">
        <w:rPr>
          <w:color w:val="000000"/>
          <w:sz w:val="26"/>
          <w:szCs w:val="26"/>
          <w:rtl w:val="0"/>
        </w:rPr>
        <w:t xml:space="preserve">Tài liệu này là cơ sở và đầu vào cho các quá trình:</w:t>
      </w:r>
    </w:p>
    <w:p w:rsidR="00000000" w:rsidDel="00000000" w:rsidP="00000000" w:rsidRDefault="00000000" w:rsidRPr="00000000" w14:paraId="00000054">
      <w:pPr>
        <w:numPr>
          <w:ilvl w:val="1"/>
          <w:numId w:val="25"/>
        </w:numPr>
        <w:pBdr>
          <w:top w:space="0" w:sz="0" w:val="nil"/>
          <w:left w:space="0" w:sz="0" w:val="nil"/>
          <w:bottom w:space="0" w:sz="0" w:val="nil"/>
          <w:right w:space="0" w:sz="0" w:val="nil"/>
          <w:between w:space="0" w:sz="0" w:val="nil"/>
        </w:pBdr>
        <w:spacing w:after="120" w:before="120" w:line="360" w:lineRule="auto"/>
        <w:ind w:left="1950" w:hanging="360"/>
        <w:jc w:val="both"/>
        <w:rPr>
          <w:rFonts w:ascii="Times New Roman" w:cs="Times New Roman" w:eastAsia="Times New Roman" w:hAnsi="Times New Roman"/>
          <w:sz w:val="26"/>
          <w:szCs w:val="26"/>
        </w:rPr>
      </w:pPr>
      <w:r w:rsidDel="00000000" w:rsidR="00000000" w:rsidRPr="00000000">
        <w:rPr>
          <w:color w:val="000000"/>
          <w:sz w:val="26"/>
          <w:szCs w:val="26"/>
          <w:rtl w:val="0"/>
        </w:rPr>
        <w:t xml:space="preserve">Thu thập, phân tích yêu cầu, đưa ra đặc tả yêu cầu phần mềm.</w:t>
      </w:r>
    </w:p>
    <w:p w:rsidR="00000000" w:rsidDel="00000000" w:rsidP="00000000" w:rsidRDefault="00000000" w:rsidRPr="00000000" w14:paraId="00000055">
      <w:pPr>
        <w:numPr>
          <w:ilvl w:val="1"/>
          <w:numId w:val="25"/>
        </w:numPr>
        <w:pBdr>
          <w:top w:space="0" w:sz="0" w:val="nil"/>
          <w:left w:space="0" w:sz="0" w:val="nil"/>
          <w:bottom w:space="0" w:sz="0" w:val="nil"/>
          <w:right w:space="0" w:sz="0" w:val="nil"/>
          <w:between w:space="0" w:sz="0" w:val="nil"/>
        </w:pBdr>
        <w:spacing w:after="120" w:before="120" w:line="360" w:lineRule="auto"/>
        <w:ind w:left="1950" w:hanging="360"/>
        <w:jc w:val="both"/>
        <w:rPr>
          <w:rFonts w:ascii="Times New Roman" w:cs="Times New Roman" w:eastAsia="Times New Roman" w:hAnsi="Times New Roman"/>
          <w:sz w:val="26"/>
          <w:szCs w:val="26"/>
        </w:rPr>
      </w:pPr>
      <w:r w:rsidDel="00000000" w:rsidR="00000000" w:rsidRPr="00000000">
        <w:rPr>
          <w:color w:val="000000"/>
          <w:sz w:val="26"/>
          <w:szCs w:val="26"/>
          <w:rtl w:val="0"/>
        </w:rPr>
        <w:t xml:space="preserve">Phân tích thiết kế, lập trình.</w:t>
      </w:r>
    </w:p>
    <w:p w:rsidR="00000000" w:rsidDel="00000000" w:rsidP="00000000" w:rsidRDefault="00000000" w:rsidRPr="00000000" w14:paraId="00000056">
      <w:pPr>
        <w:numPr>
          <w:ilvl w:val="1"/>
          <w:numId w:val="25"/>
        </w:numPr>
        <w:pBdr>
          <w:top w:space="0" w:sz="0" w:val="nil"/>
          <w:left w:space="0" w:sz="0" w:val="nil"/>
          <w:bottom w:space="0" w:sz="0" w:val="nil"/>
          <w:right w:space="0" w:sz="0" w:val="nil"/>
          <w:between w:space="0" w:sz="0" w:val="nil"/>
        </w:pBdr>
        <w:spacing w:after="120" w:before="120" w:line="360" w:lineRule="auto"/>
        <w:ind w:left="1950" w:hanging="360"/>
        <w:jc w:val="both"/>
        <w:rPr>
          <w:rFonts w:ascii="Times New Roman" w:cs="Times New Roman" w:eastAsia="Times New Roman" w:hAnsi="Times New Roman"/>
          <w:sz w:val="26"/>
          <w:szCs w:val="26"/>
        </w:rPr>
      </w:pPr>
      <w:r w:rsidDel="00000000" w:rsidR="00000000" w:rsidRPr="00000000">
        <w:rPr>
          <w:color w:val="000000"/>
          <w:sz w:val="26"/>
          <w:szCs w:val="26"/>
          <w:rtl w:val="0"/>
        </w:rPr>
        <w:t xml:space="preserve">Kiểm thử phần mềm.</w:t>
      </w:r>
    </w:p>
    <w:p w:rsidR="00000000" w:rsidDel="00000000" w:rsidP="00000000" w:rsidRDefault="00000000" w:rsidRPr="00000000" w14:paraId="00000057">
      <w:pPr>
        <w:numPr>
          <w:ilvl w:val="1"/>
          <w:numId w:val="25"/>
        </w:numPr>
        <w:pBdr>
          <w:top w:space="0" w:sz="0" w:val="nil"/>
          <w:left w:space="0" w:sz="0" w:val="nil"/>
          <w:bottom w:space="0" w:sz="0" w:val="nil"/>
          <w:right w:space="0" w:sz="0" w:val="nil"/>
          <w:between w:space="0" w:sz="0" w:val="nil"/>
        </w:pBdr>
        <w:spacing w:after="120" w:before="120" w:line="360" w:lineRule="auto"/>
        <w:ind w:left="1950" w:hanging="360"/>
        <w:jc w:val="both"/>
        <w:rPr>
          <w:rFonts w:ascii="Times New Roman" w:cs="Times New Roman" w:eastAsia="Times New Roman" w:hAnsi="Times New Roman"/>
          <w:sz w:val="26"/>
          <w:szCs w:val="26"/>
        </w:rPr>
      </w:pPr>
      <w:r w:rsidDel="00000000" w:rsidR="00000000" w:rsidRPr="00000000">
        <w:rPr>
          <w:color w:val="000000"/>
          <w:sz w:val="26"/>
          <w:szCs w:val="26"/>
          <w:rtl w:val="0"/>
        </w:rPr>
        <w:t xml:space="preserve">Nghiệm thu.</w:t>
      </w:r>
    </w:p>
    <w:p w:rsidR="00000000" w:rsidDel="00000000" w:rsidP="00000000" w:rsidRDefault="00000000" w:rsidRPr="00000000" w14:paraId="00000058">
      <w:pPr>
        <w:pStyle w:val="Heading2"/>
        <w:numPr>
          <w:ilvl w:val="1"/>
          <w:numId w:val="22"/>
        </w:numPr>
        <w:spacing w:after="60" w:before="120" w:lineRule="auto"/>
        <w:ind w:left="360" w:hanging="432"/>
        <w:rPr>
          <w:rFonts w:ascii="Times New Roman" w:cs="Times New Roman" w:eastAsia="Times New Roman" w:hAnsi="Times New Roman"/>
          <w:color w:val="000000"/>
          <w:sz w:val="26"/>
          <w:szCs w:val="26"/>
        </w:rPr>
      </w:pPr>
      <w:bookmarkStart w:colFirst="0" w:colLast="0" w:name="_grw5fc4djyd" w:id="2"/>
      <w:bookmarkEnd w:id="2"/>
      <w:r w:rsidDel="00000000" w:rsidR="00000000" w:rsidRPr="00000000">
        <w:rPr>
          <w:color w:val="000000"/>
          <w:sz w:val="26"/>
          <w:szCs w:val="26"/>
          <w:rtl w:val="0"/>
        </w:rPr>
        <w:t xml:space="preserve">Thông tin chung:</w:t>
      </w:r>
    </w:p>
    <w:tbl>
      <w:tblPr>
        <w:tblStyle w:val="Table3"/>
        <w:tblW w:w="9939.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311"/>
        <w:gridCol w:w="5874"/>
        <w:tblGridChange w:id="0">
          <w:tblGrid>
            <w:gridCol w:w="754"/>
            <w:gridCol w:w="3311"/>
            <w:gridCol w:w="5874"/>
          </w:tblGrid>
        </w:tblGridChange>
      </w:tblGrid>
      <w:tr>
        <w:trPr>
          <w:cantSplit w:val="0"/>
          <w:trHeight w:val="372" w:hRule="atLeast"/>
          <w:tblHeader w:val="1"/>
        </w:trPr>
        <w:tc>
          <w:tcPr>
            <w:shd w:fill="bdd7ee" w:val="clear"/>
          </w:tcPr>
          <w:p w:rsidR="00000000" w:rsidDel="00000000" w:rsidP="00000000" w:rsidRDefault="00000000" w:rsidRPr="00000000" w14:paraId="00000059">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STT</w:t>
            </w:r>
          </w:p>
        </w:tc>
        <w:tc>
          <w:tcPr>
            <w:shd w:fill="bdd7ee" w:val="clear"/>
          </w:tcPr>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HẠNG MỤC</w:t>
            </w:r>
          </w:p>
        </w:tc>
        <w:tc>
          <w:tcPr>
            <w:shd w:fill="bdd7ee" w:val="clear"/>
          </w:tcPr>
          <w:p w:rsidR="00000000" w:rsidDel="00000000" w:rsidP="00000000" w:rsidRDefault="00000000" w:rsidRPr="00000000" w14:paraId="0000005B">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5C">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1</w:t>
            </w:r>
          </w:p>
        </w:tc>
        <w:tc>
          <w:tcPr>
            <w:shd w:fill="ffffff" w:val="clear"/>
            <w:vAlign w:val="center"/>
          </w:tcPr>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pacing w:after="60" w:before="60" w:lineRule="auto"/>
              <w:jc w:val="both"/>
              <w:rPr>
                <w:color w:val="000000"/>
                <w:sz w:val="26"/>
                <w:szCs w:val="26"/>
              </w:rPr>
            </w:pPr>
            <w:r w:rsidDel="00000000" w:rsidR="00000000" w:rsidRPr="00000000">
              <w:rPr>
                <w:color w:val="000000"/>
                <w:sz w:val="26"/>
                <w:szCs w:val="26"/>
                <w:rtl w:val="0"/>
              </w:rPr>
              <w:t xml:space="preserve">Giới thiệu tổng quan</w:t>
            </w:r>
          </w:p>
        </w:tc>
        <w:tc>
          <w:tcPr>
            <w:shd w:fill="ffffff" w:val="clear"/>
          </w:tcPr>
          <w:p w:rsidR="00000000" w:rsidDel="00000000" w:rsidP="00000000" w:rsidRDefault="00000000" w:rsidRPr="00000000" w14:paraId="0000005E">
            <w:pPr>
              <w:spacing w:after="240" w:before="240" w:line="360" w:lineRule="auto"/>
              <w:rPr>
                <w:color w:val="000000"/>
              </w:rPr>
            </w:pPr>
            <w:r w:rsidDel="00000000" w:rsidR="00000000" w:rsidRPr="00000000">
              <w:rPr>
                <w:color w:val="000000"/>
                <w:rtl w:val="0"/>
              </w:rPr>
              <w:t xml:space="preserve">Dự án hướng tới việc </w:t>
            </w:r>
            <w:r w:rsidDel="00000000" w:rsidR="00000000" w:rsidRPr="00000000">
              <w:rPr>
                <w:b w:val="1"/>
                <w:bCs w:val="1"/>
                <w:color w:val="000000"/>
                <w:rtl w:val="0"/>
              </w:rPr>
              <w:t xml:space="preserve">chuẩn hóa luồng checkout</w:t>
            </w:r>
            <w:r w:rsidDel="00000000" w:rsidR="00000000" w:rsidRPr="00000000">
              <w:rPr>
                <w:color w:val="000000"/>
                <w:rtl w:val="0"/>
              </w:rPr>
              <w:t xml:space="preserve"> cho toàn bộ các dịch vụ Sku/SA, đảm bảo một quy trình đồng nhất, mạch lạc và dễ mở rộng. Tất cả dịch vụ sẽ đi chung một luồng checkout </w:t>
            </w:r>
            <w:r w:rsidDel="00000000" w:rsidR="00000000" w:rsidRPr="00000000">
              <w:rPr>
                <w:b w:val="1"/>
                <w:bCs w:val="1"/>
                <w:color w:val="000000"/>
                <w:rtl w:val="0"/>
              </w:rPr>
              <w:t xml:space="preserve">step-by-step</w:t>
            </w:r>
            <w:r w:rsidDel="00000000" w:rsidR="00000000" w:rsidRPr="00000000">
              <w:rPr>
                <w:color w:val="000000"/>
                <w:rtl w:val="0"/>
              </w:rPr>
              <w:t xml:space="preserve">, nhưng vẫn giữ được </w:t>
            </w:r>
            <w:r w:rsidDel="00000000" w:rsidR="00000000" w:rsidRPr="00000000">
              <w:rPr>
                <w:b w:val="1"/>
                <w:bCs w:val="1"/>
                <w:color w:val="000000"/>
                <w:rtl w:val="0"/>
              </w:rPr>
              <w:t xml:space="preserve">đặc thù riêng</w:t>
            </w:r>
            <w:r w:rsidDel="00000000" w:rsidR="00000000" w:rsidRPr="00000000">
              <w:rPr>
                <w:color w:val="000000"/>
                <w:rtl w:val="0"/>
              </w:rPr>
              <w:t xml:space="preserve"> về thông tin cá nhân, địa chỉ lắp đặt, phương thức thanh toán và logic xử lý. Cách tiếp cận này giúp hệ thống vừa thống nhất, vừa linh hoạt để đáp ứng yêu cầu riêng của từng dịch vụ.</w:t>
            </w:r>
          </w:p>
          <w:p w:rsidR="00000000" w:rsidDel="00000000" w:rsidP="00000000" w:rsidRDefault="00000000" w:rsidRPr="00000000" w14:paraId="0000005F">
            <w:pPr>
              <w:spacing w:after="240" w:before="240" w:line="360" w:lineRule="auto"/>
              <w:rPr>
                <w:color w:val="000000"/>
                <w:sz w:val="26"/>
                <w:szCs w:val="26"/>
              </w:rPr>
            </w:pPr>
            <w:r w:rsidDel="00000000" w:rsidR="00000000" w:rsidRPr="00000000">
              <w:rPr>
                <w:color w:val="000000"/>
                <w:sz w:val="26"/>
                <w:szCs w:val="26"/>
                <w:rtl w:val="0"/>
              </w:rPr>
              <w:t xml:space="preserve">Tài liệu là cơ sở cho:</w:t>
            </w:r>
          </w:p>
          <w:p w:rsidR="00000000" w:rsidDel="00000000" w:rsidP="00000000" w:rsidRDefault="00000000" w:rsidRPr="00000000" w14:paraId="00000060">
            <w:pPr>
              <w:numPr>
                <w:ilvl w:val="0"/>
                <w:numId w:val="2"/>
              </w:numPr>
              <w:spacing w:after="0" w:afterAutospacing="0" w:before="240" w:line="360" w:lineRule="auto"/>
              <w:ind w:left="720" w:hanging="360"/>
              <w:rPr>
                <w:color w:val="000000"/>
                <w:sz w:val="26"/>
                <w:szCs w:val="26"/>
              </w:rPr>
            </w:pPr>
            <w:r w:rsidDel="00000000" w:rsidR="00000000" w:rsidRPr="00000000">
              <w:rPr>
                <w:color w:val="000000"/>
                <w:sz w:val="26"/>
                <w:szCs w:val="26"/>
                <w:rtl w:val="0"/>
              </w:rPr>
              <w:t xml:space="preserve">Phân tích hệ thống</w:t>
            </w:r>
          </w:p>
          <w:p w:rsidR="00000000" w:rsidDel="00000000" w:rsidP="00000000" w:rsidRDefault="00000000" w:rsidRPr="00000000" w14:paraId="00000061">
            <w:pPr>
              <w:numPr>
                <w:ilvl w:val="0"/>
                <w:numId w:val="2"/>
              </w:numPr>
              <w:spacing w:after="0" w:afterAutospacing="0" w:before="0" w:beforeAutospacing="0" w:line="360" w:lineRule="auto"/>
              <w:ind w:left="720" w:hanging="360"/>
              <w:rPr>
                <w:color w:val="000000"/>
                <w:sz w:val="26"/>
                <w:szCs w:val="26"/>
              </w:rPr>
            </w:pPr>
            <w:r w:rsidDel="00000000" w:rsidR="00000000" w:rsidRPr="00000000">
              <w:rPr>
                <w:color w:val="000000"/>
                <w:sz w:val="26"/>
                <w:szCs w:val="26"/>
                <w:rtl w:val="0"/>
              </w:rPr>
              <w:t xml:space="preserve">Thiết kế kỹ thuật</w:t>
            </w:r>
          </w:p>
          <w:p w:rsidR="00000000" w:rsidDel="00000000" w:rsidP="00000000" w:rsidRDefault="00000000" w:rsidRPr="00000000" w14:paraId="00000062">
            <w:pPr>
              <w:numPr>
                <w:ilvl w:val="0"/>
                <w:numId w:val="2"/>
              </w:numPr>
              <w:spacing w:after="0" w:afterAutospacing="0" w:before="0" w:beforeAutospacing="0" w:line="360" w:lineRule="auto"/>
              <w:ind w:left="720" w:hanging="360"/>
              <w:rPr>
                <w:color w:val="000000"/>
                <w:sz w:val="26"/>
                <w:szCs w:val="26"/>
              </w:rPr>
            </w:pPr>
            <w:r w:rsidDel="00000000" w:rsidR="00000000" w:rsidRPr="00000000">
              <w:rPr>
                <w:color w:val="000000"/>
                <w:sz w:val="26"/>
                <w:szCs w:val="26"/>
                <w:rtl w:val="0"/>
              </w:rPr>
              <w:t xml:space="preserve">Phát triển</w:t>
            </w:r>
          </w:p>
          <w:p w:rsidR="00000000" w:rsidDel="00000000" w:rsidP="00000000" w:rsidRDefault="00000000" w:rsidRPr="00000000" w14:paraId="00000063">
            <w:pPr>
              <w:numPr>
                <w:ilvl w:val="0"/>
                <w:numId w:val="2"/>
              </w:numPr>
              <w:spacing w:after="240" w:before="0" w:beforeAutospacing="0" w:line="360" w:lineRule="auto"/>
              <w:ind w:left="720" w:hanging="360"/>
              <w:rPr>
                <w:color w:val="000000"/>
                <w:sz w:val="26"/>
                <w:szCs w:val="26"/>
              </w:rPr>
            </w:pPr>
            <w:r w:rsidDel="00000000" w:rsidR="00000000" w:rsidRPr="00000000">
              <w:rPr>
                <w:color w:val="000000"/>
                <w:sz w:val="26"/>
                <w:szCs w:val="26"/>
                <w:rtl w:val="0"/>
              </w:rPr>
              <w:t xml:space="preserve">Kiểm thử &amp; nghiệm thu</w:t>
            </w: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2</w:t>
            </w:r>
          </w:p>
        </w:tc>
        <w:tc>
          <w:tcPr>
            <w:shd w:fill="ffffff" w:val="clear"/>
            <w:vAlign w:val="center"/>
          </w:tcPr>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pacing w:after="60" w:before="60" w:lineRule="auto"/>
              <w:jc w:val="both"/>
              <w:rPr>
                <w:color w:val="000000"/>
                <w:sz w:val="26"/>
                <w:szCs w:val="26"/>
              </w:rPr>
            </w:pPr>
            <w:r w:rsidDel="00000000" w:rsidR="00000000" w:rsidRPr="00000000">
              <w:rPr>
                <w:color w:val="000000"/>
                <w:sz w:val="26"/>
                <w:szCs w:val="26"/>
                <w:rtl w:val="0"/>
              </w:rPr>
              <w:t xml:space="preserve">Hiện trạng</w:t>
            </w:r>
          </w:p>
        </w:tc>
        <w:tc>
          <w:tcPr>
            <w:shd w:fill="ffffff" w:val="clear"/>
          </w:tcPr>
          <w:p w:rsidR="00000000" w:rsidDel="00000000" w:rsidP="00000000" w:rsidRDefault="00000000" w:rsidRPr="00000000" w14:paraId="00000066">
            <w:pPr>
              <w:spacing w:after="240" w:before="240" w:line="360" w:lineRule="auto"/>
              <w:rPr>
                <w:color w:val="000000"/>
              </w:rPr>
            </w:pPr>
            <w:r w:rsidDel="00000000" w:rsidR="00000000" w:rsidRPr="00000000">
              <w:rPr>
                <w:color w:val="000000"/>
                <w:rtl w:val="0"/>
              </w:rPr>
              <w:t xml:space="preserve">Hiện nay, mỗi dịch vụ đang sử dụng </w:t>
            </w:r>
            <w:r w:rsidDel="00000000" w:rsidR="00000000" w:rsidRPr="00000000">
              <w:rPr>
                <w:b w:val="1"/>
                <w:bCs w:val="1"/>
                <w:color w:val="000000"/>
                <w:rtl w:val="0"/>
              </w:rPr>
              <w:t xml:space="preserve">luồng checkout riêng biệt</w:t>
            </w:r>
            <w:r w:rsidDel="00000000" w:rsidR="00000000" w:rsidRPr="00000000">
              <w:rPr>
                <w:color w:val="000000"/>
                <w:rtl w:val="0"/>
              </w:rPr>
              <w:t xml:space="preserve">, thiếu sự đồng bộ. Điều này dẫn đến:</w:t>
            </w:r>
          </w:p>
          <w:p w:rsidR="00000000" w:rsidDel="00000000" w:rsidP="00000000" w:rsidRDefault="00000000" w:rsidRPr="00000000" w14:paraId="00000067">
            <w:pPr>
              <w:numPr>
                <w:ilvl w:val="0"/>
                <w:numId w:val="4"/>
              </w:numPr>
              <w:spacing w:after="0" w:afterAutospacing="0" w:before="240" w:line="360" w:lineRule="auto"/>
              <w:ind w:left="720" w:hanging="360"/>
              <w:rPr>
                <w:color w:val="000000"/>
              </w:rPr>
            </w:pPr>
            <w:r w:rsidDel="00000000" w:rsidR="00000000" w:rsidRPr="00000000">
              <w:rPr>
                <w:color w:val="000000"/>
                <w:rtl w:val="0"/>
              </w:rPr>
              <w:t xml:space="preserve">Phải cập nhật nhiều nơi khi có thay đổi, gây phức tạp trong vận hành.</w:t>
            </w:r>
          </w:p>
          <w:p w:rsidR="00000000" w:rsidDel="00000000" w:rsidP="00000000" w:rsidRDefault="00000000" w:rsidRPr="00000000" w14:paraId="00000068">
            <w:pPr>
              <w:numPr>
                <w:ilvl w:val="0"/>
                <w:numId w:val="4"/>
              </w:numPr>
              <w:spacing w:after="0" w:afterAutospacing="0" w:before="0" w:beforeAutospacing="0" w:line="360" w:lineRule="auto"/>
              <w:ind w:left="720" w:hanging="360"/>
              <w:rPr>
                <w:color w:val="000000"/>
              </w:rPr>
            </w:pPr>
            <w:r w:rsidDel="00000000" w:rsidR="00000000" w:rsidRPr="00000000">
              <w:rPr>
                <w:color w:val="000000"/>
                <w:rtl w:val="0"/>
              </w:rPr>
              <w:t xml:space="preserve">Chưa có sự chuẩn hóa về backend, khiến việc bảo trì và nâng cấp gặp nhiều khó khăn.</w:t>
            </w:r>
          </w:p>
          <w:p w:rsidR="00000000" w:rsidDel="00000000" w:rsidP="00000000" w:rsidRDefault="00000000" w:rsidRPr="00000000" w14:paraId="00000069">
            <w:pPr>
              <w:numPr>
                <w:ilvl w:val="0"/>
                <w:numId w:val="4"/>
              </w:numPr>
              <w:spacing w:after="240" w:before="0" w:beforeAutospacing="0" w:line="360" w:lineRule="auto"/>
              <w:ind w:left="720" w:hanging="360"/>
              <w:rPr>
                <w:color w:val="000000"/>
              </w:rPr>
            </w:pPr>
            <w:r w:rsidDel="00000000" w:rsidR="00000000" w:rsidRPr="00000000">
              <w:rPr>
                <w:color w:val="000000"/>
                <w:rtl w:val="0"/>
              </w:rPr>
              <w:t xml:space="preserve">Trải nghiệm người dùng không nhất quán giữa các dịch vụ.</w:t>
            </w:r>
          </w:p>
        </w:tc>
      </w:tr>
      <w:tr>
        <w:trPr>
          <w:cantSplit w:val="0"/>
          <w:trHeight w:val="372" w:hRule="atLeast"/>
          <w:tblHeader w:val="0"/>
        </w:trPr>
        <w:tc>
          <w:tcPr>
            <w:shd w:fill="ffffff" w:val="clear"/>
            <w:vAlign w:val="center"/>
          </w:tcPr>
          <w:p w:rsidR="00000000" w:rsidDel="00000000" w:rsidP="00000000" w:rsidRDefault="00000000" w:rsidRPr="00000000" w14:paraId="0000006A">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3</w:t>
            </w:r>
          </w:p>
        </w:tc>
        <w:tc>
          <w:tcPr>
            <w:shd w:fill="ffffff" w:val="clear"/>
            <w:vAlign w:val="center"/>
          </w:tcPr>
          <w:p w:rsidR="00000000" w:rsidDel="00000000" w:rsidP="00000000" w:rsidRDefault="00000000" w:rsidRPr="00000000" w14:paraId="0000006B">
            <w:pPr>
              <w:keepNext w:val="1"/>
              <w:pBdr>
                <w:top w:space="0" w:sz="0" w:val="nil"/>
                <w:left w:space="0" w:sz="0" w:val="nil"/>
                <w:bottom w:space="0" w:sz="0" w:val="nil"/>
                <w:right w:space="0" w:sz="0" w:val="nil"/>
                <w:between w:space="0" w:sz="0" w:val="nil"/>
              </w:pBdr>
              <w:spacing w:after="60" w:before="60" w:lineRule="auto"/>
              <w:jc w:val="both"/>
              <w:rPr>
                <w:color w:val="000000"/>
                <w:sz w:val="26"/>
                <w:szCs w:val="26"/>
              </w:rPr>
            </w:pPr>
            <w:r w:rsidDel="00000000" w:rsidR="00000000" w:rsidRPr="00000000">
              <w:rPr>
                <w:color w:val="000000"/>
                <w:sz w:val="26"/>
                <w:szCs w:val="26"/>
                <w:rtl w:val="0"/>
              </w:rPr>
              <w:t xml:space="preserve">Mục tiêu/Hiệu quả kỳ vọng của dự án</w:t>
            </w:r>
          </w:p>
        </w:tc>
        <w:tc>
          <w:tcPr>
            <w:shd w:fill="ffffff" w:val="clear"/>
          </w:tcPr>
          <w:p w:rsidR="00000000" w:rsidDel="00000000" w:rsidP="00000000" w:rsidRDefault="00000000" w:rsidRPr="00000000" w14:paraId="0000006C">
            <w:pPr>
              <w:numPr>
                <w:ilvl w:val="0"/>
                <w:numId w:val="20"/>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Chuẩn hóa quy trình checkout</w:t>
            </w:r>
            <w:r w:rsidDel="00000000" w:rsidR="00000000" w:rsidRPr="00000000">
              <w:rPr>
                <w:color w:val="000000"/>
                <w:rtl w:val="0"/>
              </w:rPr>
              <w:t xml:space="preserve"> thành một luồng duy nhất cho tất cả dịch vụ.</w:t>
            </w:r>
          </w:p>
          <w:p w:rsidR="00000000" w:rsidDel="00000000" w:rsidP="00000000" w:rsidRDefault="00000000" w:rsidRPr="00000000" w14:paraId="0000006D">
            <w:pPr>
              <w:numPr>
                <w:ilvl w:val="0"/>
                <w:numId w:val="20"/>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Cụ thể hóa đặc thù riêng</w:t>
            </w:r>
            <w:r w:rsidDel="00000000" w:rsidR="00000000" w:rsidRPr="00000000">
              <w:rPr>
                <w:color w:val="000000"/>
                <w:rtl w:val="0"/>
              </w:rPr>
              <w:t xml:space="preserve"> của từng dịch vụ trong cùng một luồng, đảm bảo tính linh hoạt.</w:t>
            </w:r>
          </w:p>
          <w:p w:rsidR="00000000" w:rsidDel="00000000" w:rsidP="00000000" w:rsidRDefault="00000000" w:rsidRPr="00000000" w14:paraId="0000006E">
            <w:pPr>
              <w:numPr>
                <w:ilvl w:val="0"/>
                <w:numId w:val="20"/>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Đánh dấu và phân loại dịch vụ</w:t>
            </w:r>
            <w:r w:rsidDel="00000000" w:rsidR="00000000" w:rsidRPr="00000000">
              <w:rPr>
                <w:color w:val="000000"/>
                <w:rtl w:val="0"/>
              </w:rPr>
              <w:t xml:space="preserve"> trong luồng checkout, giúp hệ thống dễ dàng nhận diện và xử lý theo đặc thù.</w:t>
            </w:r>
          </w:p>
          <w:p w:rsidR="00000000" w:rsidDel="00000000" w:rsidP="00000000" w:rsidRDefault="00000000" w:rsidRPr="00000000" w14:paraId="0000006F">
            <w:pPr>
              <w:numPr>
                <w:ilvl w:val="0"/>
                <w:numId w:val="20"/>
              </w:numPr>
              <w:spacing w:after="240" w:line="360" w:lineRule="auto"/>
              <w:ind w:left="720" w:hanging="360"/>
              <w:rPr>
                <w:rFonts w:ascii="Times New Roman" w:cs="Times New Roman" w:eastAsia="Times New Roman" w:hAnsi="Times New Roman"/>
                <w:color w:val="000000"/>
              </w:rPr>
            </w:pPr>
            <w:r w:rsidDel="00000000" w:rsidR="00000000" w:rsidRPr="00000000">
              <w:rPr>
                <w:color w:val="000000"/>
                <w:rtl w:val="0"/>
              </w:rPr>
              <w:t xml:space="preserve">Khi nâng cấp hoặc thay đổi, chỉ cần cập nhật riêng cho dịch vụ liên quan, </w:t>
            </w:r>
            <w:r w:rsidDel="00000000" w:rsidR="00000000" w:rsidRPr="00000000">
              <w:rPr>
                <w:b w:val="1"/>
                <w:bCs w:val="1"/>
                <w:color w:val="000000"/>
                <w:rtl w:val="0"/>
              </w:rPr>
              <w:t xml:space="preserve">không ảnh hưởng đến các dịch vụ khác</w:t>
            </w:r>
            <w:r w:rsidDel="00000000" w:rsidR="00000000" w:rsidRPr="00000000">
              <w:rPr>
                <w:color w:val="000000"/>
                <w:rtl w:val="0"/>
              </w:rPr>
              <w:t xml:space="preserve">.</w:t>
            </w:r>
          </w:p>
          <w:p w:rsidR="00000000" w:rsidDel="00000000" w:rsidP="00000000" w:rsidRDefault="00000000" w:rsidRPr="00000000" w14:paraId="00000070">
            <w:pPr>
              <w:numPr>
                <w:ilvl w:val="0"/>
                <w:numId w:val="20"/>
              </w:numPr>
              <w:spacing w:after="240" w:line="360" w:lineRule="auto"/>
              <w:ind w:left="720" w:hanging="360"/>
              <w:rPr>
                <w:rFonts w:ascii="Times New Roman" w:cs="Times New Roman" w:eastAsia="Times New Roman" w:hAnsi="Times New Roman"/>
                <w:color w:val="000000"/>
              </w:rPr>
            </w:pPr>
            <w:r w:rsidDel="00000000" w:rsidR="00000000" w:rsidRPr="00000000">
              <w:rPr>
                <w:color w:val="000000"/>
                <w:rtl w:val="0"/>
              </w:rPr>
              <w:t xml:space="preserve">Mang lại trải nghiệm người dùng nhất quán, dễ hiểu, và giảm thiểu sai sót trong quá trình triển khai.</w:t>
            </w:r>
            <w:r w:rsidDel="00000000" w:rsidR="00000000" w:rsidRPr="00000000">
              <w:rPr>
                <w:i w:val="0"/>
                <w:iCs w:val="0"/>
                <w:smallCaps w:val="0"/>
                <w:strike w:val="0"/>
                <w:color w:val="000000"/>
                <w:sz w:val="26"/>
                <w:szCs w:val="26"/>
                <w:u w:val="none"/>
                <w:shd w:fill="auto" w:val="clear"/>
                <w:vertAlign w:val="baseline"/>
                <w:rtl w:val="0"/>
              </w:rPr>
              <w:t xml:space="preserve">.</w:t>
            </w:r>
          </w:p>
        </w:tc>
      </w:tr>
      <w:tr>
        <w:trPr>
          <w:cantSplit w:val="0"/>
          <w:trHeight w:val="372" w:hRule="atLeast"/>
          <w:tblHeader w:val="0"/>
        </w:trPr>
        <w:tc>
          <w:tcPr>
            <w:shd w:fill="ffffff" w:val="clear"/>
            <w:vAlign w:val="center"/>
          </w:tcPr>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spacing w:after="60" w:before="60" w:lineRule="auto"/>
              <w:jc w:val="center"/>
              <w:rPr>
                <w:color w:val="000000"/>
                <w:sz w:val="26"/>
                <w:szCs w:val="26"/>
              </w:rPr>
            </w:pPr>
            <w:r w:rsidDel="00000000" w:rsidR="00000000" w:rsidRPr="00000000">
              <w:rPr>
                <w:color w:val="000000"/>
                <w:sz w:val="26"/>
                <w:szCs w:val="26"/>
                <w:rtl w:val="0"/>
              </w:rPr>
              <w:t xml:space="preserve">4</w:t>
            </w:r>
          </w:p>
        </w:tc>
        <w:tc>
          <w:tcPr>
            <w:shd w:fill="ffffff" w:val="clear"/>
            <w:vAlign w:val="center"/>
          </w:tcPr>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pacing w:after="60" w:before="60" w:lineRule="auto"/>
              <w:jc w:val="both"/>
              <w:rPr>
                <w:color w:val="000000"/>
                <w:sz w:val="26"/>
                <w:szCs w:val="26"/>
              </w:rPr>
            </w:pPr>
            <w:r w:rsidDel="00000000" w:rsidR="00000000" w:rsidRPr="00000000">
              <w:rPr>
                <w:color w:val="000000"/>
                <w:sz w:val="26"/>
                <w:szCs w:val="26"/>
                <w:rtl w:val="0"/>
              </w:rPr>
              <w:t xml:space="preserve">Phạm vi triển khai</w:t>
            </w:r>
          </w:p>
        </w:tc>
        <w:tc>
          <w:tcPr>
            <w:shd w:fill="ffffff" w:val="clear"/>
          </w:tcPr>
          <w:p w:rsidR="00000000" w:rsidDel="00000000" w:rsidP="00000000" w:rsidRDefault="00000000" w:rsidRPr="00000000" w14:paraId="00000073">
            <w:pPr>
              <w:numPr>
                <w:ilvl w:val="0"/>
                <w:numId w:val="19"/>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Phạm vi kỹ thuật</w:t>
            </w:r>
            <w:r w:rsidDel="00000000" w:rsidR="00000000" w:rsidRPr="00000000">
              <w:rPr>
                <w:color w:val="000000"/>
                <w:rtl w:val="0"/>
              </w:rPr>
              <w:t xml:space="preserve">: Xây dựng và triển khai </w:t>
            </w:r>
            <w:r w:rsidDel="00000000" w:rsidR="00000000" w:rsidRPr="00000000">
              <w:rPr>
                <w:b w:val="1"/>
                <w:bCs w:val="1"/>
                <w:color w:val="000000"/>
                <w:rtl w:val="0"/>
              </w:rPr>
              <w:t xml:space="preserve">full luồng checkout</w:t>
            </w:r>
            <w:r w:rsidDel="00000000" w:rsidR="00000000" w:rsidRPr="00000000">
              <w:rPr>
                <w:color w:val="000000"/>
                <w:rtl w:val="0"/>
              </w:rPr>
              <w:t xml:space="preserve"> cho tất cả dịch vụ Sku/SA trên hệ thống.</w:t>
            </w:r>
          </w:p>
          <w:p w:rsidR="00000000" w:rsidDel="00000000" w:rsidP="00000000" w:rsidRDefault="00000000" w:rsidRPr="00000000" w14:paraId="00000074">
            <w:pPr>
              <w:numPr>
                <w:ilvl w:val="0"/>
                <w:numId w:val="19"/>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Phạm vi nghiệp vụ</w:t>
            </w:r>
            <w:r w:rsidDel="00000000" w:rsidR="00000000" w:rsidRPr="00000000">
              <w:rPr>
                <w:color w:val="000000"/>
                <w:rtl w:val="0"/>
              </w:rPr>
              <w:t xml:space="preserve">: Bao gồm toàn bộ các bước từ hiển thị sản phẩm, nhập thông tin cá nhân, địa chỉ lắp đặt, lựa chọn phương thức thanh toán, tính toán số tiền, đến hoàn tất đơn hàng.</w:t>
            </w:r>
          </w:p>
          <w:p w:rsidR="00000000" w:rsidDel="00000000" w:rsidP="00000000" w:rsidRDefault="00000000" w:rsidRPr="00000000" w14:paraId="00000075">
            <w:pPr>
              <w:numPr>
                <w:ilvl w:val="0"/>
                <w:numId w:val="19"/>
              </w:numPr>
              <w:spacing w:after="240" w:line="360" w:lineRule="auto"/>
              <w:ind w:left="720" w:hanging="360"/>
              <w:rPr>
                <w:rFonts w:ascii="Times New Roman" w:cs="Times New Roman" w:eastAsia="Times New Roman" w:hAnsi="Times New Roman"/>
                <w:color w:val="000000"/>
              </w:rPr>
            </w:pPr>
            <w:r w:rsidDel="00000000" w:rsidR="00000000" w:rsidRPr="00000000">
              <w:rPr>
                <w:b w:val="1"/>
                <w:bCs w:val="1"/>
                <w:color w:val="000000"/>
                <w:rtl w:val="0"/>
              </w:rPr>
              <w:t xml:space="preserve">Phạm vi tổ chức</w:t>
            </w:r>
            <w:r w:rsidDel="00000000" w:rsidR="00000000" w:rsidRPr="00000000">
              <w:rPr>
                <w:color w:val="000000"/>
                <w:rtl w:val="0"/>
              </w:rPr>
              <w:t xml:space="preserve">: Áp dụng cho tất cả dịch vụ hiện có và các dịch vụ mới trong tương lai, đảm bảo khả năng mở rộng và dễ dàng tích hợp.</w:t>
            </w:r>
          </w:p>
        </w:tc>
      </w:tr>
    </w:tbl>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pStyle w:val="Heading2"/>
        <w:numPr>
          <w:ilvl w:val="1"/>
          <w:numId w:val="22"/>
        </w:numPr>
        <w:spacing w:after="60" w:before="120" w:lineRule="auto"/>
        <w:ind w:left="360" w:hanging="432"/>
        <w:rPr>
          <w:rFonts w:ascii="Times New Roman" w:cs="Times New Roman" w:eastAsia="Times New Roman" w:hAnsi="Times New Roman"/>
          <w:color w:val="000000"/>
          <w:sz w:val="26"/>
          <w:szCs w:val="26"/>
        </w:rPr>
      </w:pPr>
      <w:bookmarkStart w:colFirst="0" w:colLast="0" w:name="_bwxu809im1yi" w:id="3"/>
      <w:bookmarkEnd w:id="3"/>
      <w:r w:rsidDel="00000000" w:rsidR="00000000" w:rsidRPr="00000000">
        <w:rPr>
          <w:color w:val="000000"/>
          <w:sz w:val="26"/>
          <w:szCs w:val="26"/>
          <w:rtl w:val="0"/>
        </w:rPr>
        <w:t xml:space="preserve">Thuật ngữ, từ ngữ viết tắt:</w:t>
      </w:r>
    </w:p>
    <w:p w:rsidR="00000000" w:rsidDel="00000000" w:rsidP="00000000" w:rsidRDefault="00000000" w:rsidRPr="00000000" w14:paraId="00000078">
      <w:pPr>
        <w:rPr/>
      </w:pPr>
      <w:r w:rsidDel="00000000" w:rsidR="00000000" w:rsidRPr="00000000">
        <w:rPr>
          <w:rtl w:val="0"/>
        </w:rPr>
      </w:r>
    </w:p>
    <w:tbl>
      <w:tblPr>
        <w:tblStyle w:val="Table4"/>
        <w:tblW w:w="9635.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1155"/>
        <w:gridCol w:w="2584"/>
        <w:gridCol w:w="5896"/>
        <w:tblGridChange w:id="0">
          <w:tblGrid>
            <w:gridCol w:w="1155"/>
            <w:gridCol w:w="2584"/>
            <w:gridCol w:w="5896"/>
          </w:tblGrid>
        </w:tblGridChange>
      </w:tblGrid>
      <w:tr>
        <w:trPr>
          <w:cantSplit w:val="0"/>
          <w:tblHeader w:val="1"/>
        </w:trPr>
        <w:tc>
          <w:tcPr>
            <w:shd w:fill="bdd7ee" w:val="clear"/>
          </w:tcPr>
          <w:p w:rsidR="00000000" w:rsidDel="00000000" w:rsidP="00000000" w:rsidRDefault="00000000" w:rsidRPr="00000000" w14:paraId="00000079">
            <w:pPr>
              <w:keepNext w:val="1"/>
              <w:pBdr>
                <w:top w:space="0" w:sz="0" w:val="nil"/>
                <w:left w:space="0" w:sz="0" w:val="nil"/>
                <w:bottom w:space="0" w:sz="0" w:val="nil"/>
                <w:right w:space="0" w:sz="0" w:val="nil"/>
                <w:between w:space="0" w:sz="0" w:val="nil"/>
              </w:pBdr>
              <w:spacing w:after="60" w:before="60" w:lineRule="auto"/>
              <w:ind w:left="270" w:firstLine="0"/>
              <w:jc w:val="center"/>
              <w:rPr>
                <w:color w:val="000000"/>
                <w:sz w:val="26"/>
                <w:szCs w:val="26"/>
              </w:rPr>
            </w:pPr>
            <w:r w:rsidDel="00000000" w:rsidR="00000000" w:rsidRPr="00000000">
              <w:rPr>
                <w:color w:val="000000"/>
                <w:sz w:val="26"/>
                <w:szCs w:val="26"/>
                <w:rtl w:val="0"/>
              </w:rPr>
              <w:t xml:space="preserve">STT</w:t>
            </w:r>
          </w:p>
        </w:tc>
        <w:tc>
          <w:tcPr>
            <w:shd w:fill="bdd7ee" w:val="clear"/>
          </w:tcPr>
          <w:p w:rsidR="00000000" w:rsidDel="00000000" w:rsidP="00000000" w:rsidRDefault="00000000" w:rsidRPr="00000000" w14:paraId="0000007A">
            <w:pPr>
              <w:keepNext w:val="1"/>
              <w:pBdr>
                <w:top w:space="0" w:sz="0" w:val="nil"/>
                <w:left w:space="0" w:sz="0" w:val="nil"/>
                <w:bottom w:space="0" w:sz="0" w:val="nil"/>
                <w:right w:space="0" w:sz="0" w:val="nil"/>
                <w:between w:space="0" w:sz="0" w:val="nil"/>
              </w:pBdr>
              <w:spacing w:after="60" w:before="60" w:lineRule="auto"/>
              <w:ind w:left="270" w:firstLine="0"/>
              <w:jc w:val="center"/>
              <w:rPr>
                <w:color w:val="000000"/>
                <w:sz w:val="26"/>
                <w:szCs w:val="26"/>
              </w:rPr>
            </w:pPr>
            <w:r w:rsidDel="00000000" w:rsidR="00000000" w:rsidRPr="00000000">
              <w:rPr>
                <w:color w:val="000000"/>
                <w:sz w:val="26"/>
                <w:szCs w:val="26"/>
                <w:rtl w:val="0"/>
              </w:rPr>
              <w:t xml:space="preserve">THUẬT NGỮ</w:t>
            </w:r>
          </w:p>
        </w:tc>
        <w:tc>
          <w:tcPr>
            <w:shd w:fill="bdd7ee" w:val="clear"/>
          </w:tcPr>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60" w:before="60" w:lineRule="auto"/>
              <w:ind w:left="270" w:firstLine="0"/>
              <w:jc w:val="center"/>
              <w:rPr>
                <w:color w:val="000000"/>
                <w:sz w:val="26"/>
                <w:szCs w:val="26"/>
              </w:rPr>
            </w:pPr>
            <w:r w:rsidDel="00000000" w:rsidR="00000000" w:rsidRPr="00000000">
              <w:rPr>
                <w:color w:val="000000"/>
                <w:sz w:val="26"/>
                <w:szCs w:val="26"/>
                <w:rtl w:val="0"/>
              </w:rPr>
              <w:t xml:space="preserve">MÔ TẢ</w:t>
            </w:r>
          </w:p>
        </w:tc>
      </w:tr>
      <w:tr>
        <w:trPr>
          <w:cantSplit w:val="0"/>
          <w:trHeight w:val="485" w:hRule="atLeast"/>
          <w:tblHeader w:val="0"/>
        </w:trPr>
        <w:tc>
          <w:tcPr>
            <w:shd w:fill="ffffff" w:val="clear"/>
          </w:tcPr>
          <w:p w:rsidR="00000000" w:rsidDel="00000000" w:rsidP="00000000" w:rsidRDefault="00000000" w:rsidRPr="00000000" w14:paraId="0000007C">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7D">
            <w:pPr>
              <w:ind w:left="270" w:firstLine="0"/>
              <w:jc w:val="center"/>
              <w:rPr>
                <w:color w:val="000000"/>
                <w:sz w:val="26"/>
                <w:szCs w:val="26"/>
              </w:rPr>
            </w:pPr>
            <w:r w:rsidDel="00000000" w:rsidR="00000000" w:rsidRPr="00000000">
              <w:rPr>
                <w:color w:val="000000"/>
                <w:sz w:val="26"/>
                <w:szCs w:val="26"/>
                <w:rtl w:val="0"/>
              </w:rPr>
              <w:t xml:space="preserve">PO</w:t>
            </w:r>
          </w:p>
        </w:tc>
        <w:tc>
          <w:tcPr>
            <w:shd w:fill="ffffff" w:val="clear"/>
            <w:vAlign w:val="center"/>
          </w:tcPr>
          <w:p w:rsidR="00000000" w:rsidDel="00000000" w:rsidP="00000000" w:rsidRDefault="00000000" w:rsidRPr="00000000" w14:paraId="0000007E">
            <w:pPr>
              <w:ind w:left="270" w:firstLine="0"/>
              <w:rPr>
                <w:color w:val="000000"/>
                <w:sz w:val="26"/>
                <w:szCs w:val="26"/>
              </w:rPr>
            </w:pPr>
            <w:r w:rsidDel="00000000" w:rsidR="00000000" w:rsidRPr="00000000">
              <w:rPr>
                <w:color w:val="000000"/>
                <w:sz w:val="26"/>
                <w:szCs w:val="26"/>
                <w:rtl w:val="0"/>
              </w:rPr>
              <w:t xml:space="preserve">Product owner</w:t>
            </w:r>
          </w:p>
        </w:tc>
      </w:tr>
      <w:tr>
        <w:trPr>
          <w:cantSplit w:val="0"/>
          <w:trHeight w:val="590" w:hRule="atLeast"/>
          <w:tblHeader w:val="0"/>
        </w:trPr>
        <w:tc>
          <w:tcPr>
            <w:shd w:fill="ffffff" w:val="clear"/>
          </w:tcPr>
          <w:p w:rsidR="00000000" w:rsidDel="00000000" w:rsidP="00000000" w:rsidRDefault="00000000" w:rsidRPr="00000000" w14:paraId="0000007F">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0">
            <w:pPr>
              <w:ind w:left="270" w:firstLine="0"/>
              <w:jc w:val="center"/>
              <w:rPr>
                <w:color w:val="000000"/>
                <w:sz w:val="26"/>
                <w:szCs w:val="26"/>
              </w:rPr>
            </w:pPr>
            <w:r w:rsidDel="00000000" w:rsidR="00000000" w:rsidRPr="00000000">
              <w:rPr>
                <w:color w:val="000000"/>
                <w:sz w:val="26"/>
                <w:szCs w:val="26"/>
                <w:rtl w:val="0"/>
              </w:rPr>
              <w:t xml:space="preserve">ĐVYC</w:t>
            </w:r>
          </w:p>
        </w:tc>
        <w:tc>
          <w:tcPr>
            <w:shd w:fill="ffffff" w:val="clear"/>
            <w:vAlign w:val="center"/>
          </w:tcPr>
          <w:p w:rsidR="00000000" w:rsidDel="00000000" w:rsidP="00000000" w:rsidRDefault="00000000" w:rsidRPr="00000000" w14:paraId="00000081">
            <w:pPr>
              <w:ind w:left="270" w:firstLine="0"/>
              <w:rPr>
                <w:color w:val="000000"/>
                <w:sz w:val="26"/>
                <w:szCs w:val="26"/>
              </w:rPr>
            </w:pPr>
            <w:r w:rsidDel="00000000" w:rsidR="00000000" w:rsidRPr="00000000">
              <w:rPr>
                <w:color w:val="000000"/>
                <w:sz w:val="26"/>
                <w:szCs w:val="26"/>
                <w:rtl w:val="0"/>
              </w:rPr>
              <w:t xml:space="preserve">Đơn vị yêu cầu</w:t>
            </w:r>
          </w:p>
        </w:tc>
      </w:tr>
      <w:tr>
        <w:trPr>
          <w:cantSplit w:val="0"/>
          <w:trHeight w:val="515" w:hRule="atLeast"/>
          <w:tblHeader w:val="0"/>
        </w:trPr>
        <w:tc>
          <w:tcPr>
            <w:shd w:fill="ffffff" w:val="clear"/>
          </w:tcPr>
          <w:p w:rsidR="00000000" w:rsidDel="00000000" w:rsidP="00000000" w:rsidRDefault="00000000" w:rsidRPr="00000000" w14:paraId="00000082">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3">
            <w:pPr>
              <w:ind w:left="270" w:firstLine="0"/>
              <w:jc w:val="center"/>
              <w:rPr>
                <w:color w:val="000000"/>
                <w:sz w:val="26"/>
                <w:szCs w:val="26"/>
              </w:rPr>
            </w:pPr>
            <w:r w:rsidDel="00000000" w:rsidR="00000000" w:rsidRPr="00000000">
              <w:rPr>
                <w:color w:val="000000"/>
                <w:sz w:val="26"/>
                <w:szCs w:val="26"/>
                <w:rtl w:val="0"/>
              </w:rPr>
              <w:t xml:space="preserve">ISC</w:t>
            </w:r>
          </w:p>
        </w:tc>
        <w:tc>
          <w:tcPr>
            <w:shd w:fill="ffffff" w:val="clear"/>
            <w:vAlign w:val="center"/>
          </w:tcPr>
          <w:p w:rsidR="00000000" w:rsidDel="00000000" w:rsidP="00000000" w:rsidRDefault="00000000" w:rsidRPr="00000000" w14:paraId="00000084">
            <w:pPr>
              <w:ind w:left="270" w:firstLine="0"/>
              <w:rPr>
                <w:color w:val="000000"/>
                <w:sz w:val="26"/>
                <w:szCs w:val="26"/>
              </w:rPr>
            </w:pPr>
            <w:r w:rsidDel="00000000" w:rsidR="00000000" w:rsidRPr="00000000">
              <w:rPr>
                <w:color w:val="000000"/>
                <w:sz w:val="26"/>
                <w:szCs w:val="26"/>
                <w:rtl w:val="0"/>
              </w:rPr>
              <w:t xml:space="preserve">Trung tâm Hệ thống thông tin</w:t>
            </w:r>
          </w:p>
        </w:tc>
      </w:tr>
      <w:tr>
        <w:trPr>
          <w:cantSplit w:val="0"/>
          <w:trHeight w:val="545" w:hRule="atLeast"/>
          <w:tblHeader w:val="0"/>
        </w:trPr>
        <w:tc>
          <w:tcPr>
            <w:shd w:fill="ffffff" w:val="clear"/>
          </w:tcPr>
          <w:p w:rsidR="00000000" w:rsidDel="00000000" w:rsidP="00000000" w:rsidRDefault="00000000" w:rsidRPr="00000000" w14:paraId="00000085">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6">
            <w:pPr>
              <w:ind w:left="270" w:firstLine="0"/>
              <w:jc w:val="center"/>
              <w:rPr>
                <w:color w:val="000000"/>
                <w:sz w:val="26"/>
                <w:szCs w:val="26"/>
              </w:rPr>
            </w:pPr>
            <w:r w:rsidDel="00000000" w:rsidR="00000000" w:rsidRPr="00000000">
              <w:rPr>
                <w:color w:val="000000"/>
                <w:sz w:val="26"/>
                <w:szCs w:val="26"/>
                <w:rtl w:val="0"/>
              </w:rPr>
              <w:t xml:space="preserve">PM</w:t>
            </w:r>
          </w:p>
        </w:tc>
        <w:tc>
          <w:tcPr>
            <w:shd w:fill="ffffff" w:val="clear"/>
            <w:vAlign w:val="center"/>
          </w:tcPr>
          <w:p w:rsidR="00000000" w:rsidDel="00000000" w:rsidP="00000000" w:rsidRDefault="00000000" w:rsidRPr="00000000" w14:paraId="00000087">
            <w:pPr>
              <w:ind w:left="270" w:firstLine="0"/>
              <w:rPr>
                <w:color w:val="000000"/>
                <w:sz w:val="26"/>
                <w:szCs w:val="26"/>
              </w:rPr>
            </w:pPr>
            <w:r w:rsidDel="00000000" w:rsidR="00000000" w:rsidRPr="00000000">
              <w:rPr>
                <w:color w:val="000000"/>
                <w:sz w:val="26"/>
                <w:szCs w:val="26"/>
                <w:rtl w:val="0"/>
              </w:rPr>
              <w:t xml:space="preserve">Project manager</w:t>
            </w:r>
          </w:p>
        </w:tc>
      </w:tr>
      <w:tr>
        <w:trPr>
          <w:cantSplit w:val="0"/>
          <w:trHeight w:val="575" w:hRule="atLeast"/>
          <w:tblHeader w:val="0"/>
        </w:trPr>
        <w:tc>
          <w:tcPr>
            <w:shd w:fill="ffffff" w:val="clear"/>
          </w:tcPr>
          <w:p w:rsidR="00000000" w:rsidDel="00000000" w:rsidP="00000000" w:rsidRDefault="00000000" w:rsidRPr="00000000" w14:paraId="00000088">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9">
            <w:pPr>
              <w:ind w:left="270" w:firstLine="0"/>
              <w:jc w:val="center"/>
              <w:rPr>
                <w:color w:val="000000"/>
                <w:sz w:val="26"/>
                <w:szCs w:val="26"/>
              </w:rPr>
            </w:pPr>
            <w:r w:rsidDel="00000000" w:rsidR="00000000" w:rsidRPr="00000000">
              <w:rPr>
                <w:color w:val="000000"/>
                <w:sz w:val="26"/>
                <w:szCs w:val="26"/>
                <w:rtl w:val="0"/>
              </w:rPr>
              <w:t xml:space="preserve">BA</w:t>
            </w:r>
          </w:p>
        </w:tc>
        <w:tc>
          <w:tcPr>
            <w:shd w:fill="ffffff" w:val="clear"/>
            <w:vAlign w:val="center"/>
          </w:tcPr>
          <w:p w:rsidR="00000000" w:rsidDel="00000000" w:rsidP="00000000" w:rsidRDefault="00000000" w:rsidRPr="00000000" w14:paraId="0000008A">
            <w:pPr>
              <w:ind w:left="270" w:firstLine="0"/>
              <w:rPr>
                <w:color w:val="000000"/>
                <w:sz w:val="26"/>
                <w:szCs w:val="26"/>
              </w:rPr>
            </w:pPr>
            <w:r w:rsidDel="00000000" w:rsidR="00000000" w:rsidRPr="00000000">
              <w:rPr>
                <w:color w:val="000000"/>
                <w:sz w:val="26"/>
                <w:szCs w:val="26"/>
                <w:rtl w:val="0"/>
              </w:rPr>
              <w:t xml:space="preserve">Business Analyst</w:t>
            </w:r>
          </w:p>
        </w:tc>
      </w:tr>
      <w:tr>
        <w:trPr>
          <w:cantSplit w:val="0"/>
          <w:trHeight w:val="545" w:hRule="atLeast"/>
          <w:tblHeader w:val="0"/>
        </w:trPr>
        <w:tc>
          <w:tcPr>
            <w:shd w:fill="ffffff" w:val="clear"/>
          </w:tcPr>
          <w:p w:rsidR="00000000" w:rsidDel="00000000" w:rsidP="00000000" w:rsidRDefault="00000000" w:rsidRPr="00000000" w14:paraId="0000008B">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C">
            <w:pPr>
              <w:ind w:left="270" w:firstLine="0"/>
              <w:jc w:val="center"/>
              <w:rPr>
                <w:color w:val="000000"/>
                <w:sz w:val="26"/>
                <w:szCs w:val="26"/>
              </w:rPr>
            </w:pPr>
            <w:r w:rsidDel="00000000" w:rsidR="00000000" w:rsidRPr="00000000">
              <w:rPr>
                <w:color w:val="000000"/>
                <w:sz w:val="26"/>
                <w:szCs w:val="26"/>
                <w:rtl w:val="0"/>
              </w:rPr>
              <w:t xml:space="preserve">TL</w:t>
            </w:r>
          </w:p>
        </w:tc>
        <w:tc>
          <w:tcPr>
            <w:shd w:fill="ffffff" w:val="clear"/>
            <w:vAlign w:val="center"/>
          </w:tcPr>
          <w:p w:rsidR="00000000" w:rsidDel="00000000" w:rsidP="00000000" w:rsidRDefault="00000000" w:rsidRPr="00000000" w14:paraId="0000008D">
            <w:pPr>
              <w:ind w:left="270" w:firstLine="0"/>
              <w:rPr>
                <w:color w:val="000000"/>
                <w:sz w:val="26"/>
                <w:szCs w:val="26"/>
              </w:rPr>
            </w:pPr>
            <w:r w:rsidDel="00000000" w:rsidR="00000000" w:rsidRPr="00000000">
              <w:rPr>
                <w:color w:val="000000"/>
                <w:sz w:val="26"/>
                <w:szCs w:val="26"/>
                <w:rtl w:val="0"/>
              </w:rPr>
              <w:t xml:space="preserve">Team leader</w:t>
            </w:r>
          </w:p>
        </w:tc>
      </w:tr>
      <w:tr>
        <w:trPr>
          <w:cantSplit w:val="0"/>
          <w:trHeight w:val="500" w:hRule="atLeast"/>
          <w:tblHeader w:val="0"/>
        </w:trPr>
        <w:tc>
          <w:tcPr>
            <w:shd w:fill="ffffff" w:val="clear"/>
          </w:tcPr>
          <w:p w:rsidR="00000000" w:rsidDel="00000000" w:rsidP="00000000" w:rsidRDefault="00000000" w:rsidRPr="00000000" w14:paraId="0000008E">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8F">
            <w:pPr>
              <w:ind w:left="270" w:firstLine="0"/>
              <w:jc w:val="center"/>
              <w:rPr>
                <w:color w:val="000000"/>
                <w:sz w:val="26"/>
                <w:szCs w:val="26"/>
              </w:rPr>
            </w:pPr>
            <w:r w:rsidDel="00000000" w:rsidR="00000000" w:rsidRPr="00000000">
              <w:rPr>
                <w:color w:val="000000"/>
                <w:sz w:val="26"/>
                <w:szCs w:val="26"/>
                <w:rtl w:val="0"/>
              </w:rPr>
              <w:t xml:space="preserve">PIC</w:t>
            </w:r>
          </w:p>
        </w:tc>
        <w:tc>
          <w:tcPr>
            <w:shd w:fill="ffffff" w:val="clear"/>
            <w:vAlign w:val="center"/>
          </w:tcPr>
          <w:p w:rsidR="00000000" w:rsidDel="00000000" w:rsidP="00000000" w:rsidRDefault="00000000" w:rsidRPr="00000000" w14:paraId="00000090">
            <w:pPr>
              <w:ind w:left="270" w:firstLine="0"/>
              <w:rPr>
                <w:color w:val="000000"/>
                <w:sz w:val="26"/>
                <w:szCs w:val="26"/>
              </w:rPr>
            </w:pPr>
            <w:r w:rsidDel="00000000" w:rsidR="00000000" w:rsidRPr="00000000">
              <w:rPr>
                <w:color w:val="000000"/>
                <w:sz w:val="26"/>
                <w:szCs w:val="26"/>
                <w:rtl w:val="0"/>
              </w:rPr>
              <w:t xml:space="preserve">Person in charge</w:t>
            </w:r>
          </w:p>
        </w:tc>
      </w:tr>
      <w:tr>
        <w:trPr>
          <w:cantSplit w:val="0"/>
          <w:trHeight w:val="560" w:hRule="atLeast"/>
          <w:tblHeader w:val="0"/>
        </w:trPr>
        <w:tc>
          <w:tcPr>
            <w:shd w:fill="ffffff" w:val="clear"/>
          </w:tcPr>
          <w:p w:rsidR="00000000" w:rsidDel="00000000" w:rsidP="00000000" w:rsidRDefault="00000000" w:rsidRPr="00000000" w14:paraId="00000091">
            <w:pPr>
              <w:keepNext w:val="1"/>
              <w:numPr>
                <w:ilvl w:val="0"/>
                <w:numId w:val="23"/>
              </w:numPr>
              <w:pBdr>
                <w:top w:space="0" w:sz="0" w:val="nil"/>
                <w:left w:space="0" w:sz="0" w:val="nil"/>
                <w:bottom w:space="0" w:sz="0" w:val="nil"/>
                <w:right w:space="0" w:sz="0" w:val="nil"/>
                <w:between w:space="0" w:sz="0" w:val="nil"/>
              </w:pBdr>
              <w:spacing w:after="60" w:before="60" w:lineRule="auto"/>
              <w:ind w:left="270" w:hanging="360"/>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92">
            <w:pPr>
              <w:ind w:left="270" w:firstLine="0"/>
              <w:jc w:val="center"/>
              <w:rPr>
                <w:color w:val="000000"/>
                <w:sz w:val="26"/>
                <w:szCs w:val="26"/>
              </w:rPr>
            </w:pPr>
            <w:r w:rsidDel="00000000" w:rsidR="00000000" w:rsidRPr="00000000">
              <w:rPr>
                <w:color w:val="000000"/>
                <w:sz w:val="26"/>
                <w:szCs w:val="26"/>
                <w:rtl w:val="0"/>
              </w:rPr>
              <w:t xml:space="preserve">UC</w:t>
            </w:r>
          </w:p>
        </w:tc>
        <w:tc>
          <w:tcPr>
            <w:shd w:fill="ffffff" w:val="clear"/>
            <w:vAlign w:val="center"/>
          </w:tcPr>
          <w:p w:rsidR="00000000" w:rsidDel="00000000" w:rsidP="00000000" w:rsidRDefault="00000000" w:rsidRPr="00000000" w14:paraId="00000093">
            <w:pPr>
              <w:ind w:left="270" w:firstLine="0"/>
              <w:rPr>
                <w:color w:val="000000"/>
                <w:sz w:val="26"/>
                <w:szCs w:val="26"/>
              </w:rPr>
            </w:pPr>
            <w:r w:rsidDel="00000000" w:rsidR="00000000" w:rsidRPr="00000000">
              <w:rPr>
                <w:color w:val="000000"/>
                <w:sz w:val="26"/>
                <w:szCs w:val="26"/>
                <w:rtl w:val="0"/>
              </w:rPr>
              <w:t xml:space="preserve">Use case</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240" w:line="240" w:lineRule="auto"/>
        <w:ind w:left="716" w:hanging="432"/>
        <w:rPr>
          <w:color w:val="000000"/>
          <w:sz w:val="26"/>
          <w:szCs w:val="26"/>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60" w:before="120" w:line="360" w:lineRule="auto"/>
        <w:ind w:left="680" w:hanging="360"/>
        <w:rPr>
          <w:i w:val="1"/>
          <w:iCs w:val="1"/>
          <w:color w:val="ed7d3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6">
      <w:pPr>
        <w:rPr>
          <w:color w:val="2e75b5"/>
          <w:sz w:val="26"/>
          <w:szCs w:val="26"/>
        </w:rPr>
      </w:pPr>
      <w:bookmarkStart w:colFirst="0" w:colLast="0" w:name="_t6otbnxvzktx" w:id="4"/>
      <w:bookmarkEnd w:id="4"/>
      <w:r w:rsidDel="00000000" w:rsidR="00000000" w:rsidRPr="00000000">
        <w:rPr>
          <w:rtl w:val="0"/>
        </w:rPr>
      </w:r>
    </w:p>
    <w:p w:rsidR="00000000" w:rsidDel="00000000" w:rsidP="00000000" w:rsidRDefault="00000000" w:rsidRPr="00000000" w14:paraId="00000097">
      <w:pPr>
        <w:pStyle w:val="Heading1"/>
        <w:numPr>
          <w:ilvl w:val="0"/>
          <w:numId w:val="21"/>
        </w:numPr>
        <w:ind w:left="450" w:hanging="360"/>
        <w:rPr>
          <w:sz w:val="26"/>
          <w:szCs w:val="26"/>
        </w:rPr>
      </w:pPr>
      <w:bookmarkStart w:colFirst="0" w:colLast="0" w:name="_13z2q6cjv4r2" w:id="5"/>
      <w:bookmarkEnd w:id="5"/>
      <w:r w:rsidDel="00000000" w:rsidR="00000000" w:rsidRPr="00000000">
        <w:rPr>
          <w:sz w:val="26"/>
          <w:szCs w:val="26"/>
          <w:rtl w:val="0"/>
        </w:rPr>
        <w:t xml:space="preserve">TỔNG QUAN</w:t>
      </w:r>
    </w:p>
    <w:p w:rsidR="00000000" w:rsidDel="00000000" w:rsidP="00000000" w:rsidRDefault="00000000" w:rsidRPr="00000000" w14:paraId="00000098">
      <w:pPr>
        <w:pStyle w:val="Heading2"/>
        <w:numPr>
          <w:ilvl w:val="0"/>
          <w:numId w:val="36"/>
        </w:numPr>
        <w:spacing w:after="0" w:lineRule="auto"/>
        <w:ind w:left="720" w:hanging="360"/>
        <w:rPr>
          <w:color w:val="000000"/>
          <w:sz w:val="26"/>
          <w:szCs w:val="26"/>
        </w:rPr>
      </w:pPr>
      <w:bookmarkStart w:colFirst="0" w:colLast="0" w:name="_m3y90n8a33ri" w:id="6"/>
      <w:bookmarkEnd w:id="6"/>
      <w:r w:rsidDel="00000000" w:rsidR="00000000" w:rsidRPr="00000000">
        <w:rPr>
          <w:rtl w:val="0"/>
        </w:rPr>
        <w:t xml:space="preserve">Sơ</w:t>
      </w:r>
      <w:r w:rsidDel="00000000" w:rsidR="00000000" w:rsidRPr="00000000">
        <w:rPr>
          <w:color w:val="000000"/>
          <w:sz w:val="26"/>
          <w:szCs w:val="26"/>
          <w:rtl w:val="0"/>
        </w:rPr>
        <w:t xml:space="preserve"> đồ tổng quan: N/A </w:t>
      </w:r>
    </w:p>
    <w:p w:rsidR="00000000" w:rsidDel="00000000" w:rsidP="00000000" w:rsidRDefault="00000000" w:rsidRPr="00000000" w14:paraId="00000099">
      <w:pPr>
        <w:rPr/>
      </w:pPr>
      <w:r w:rsidDel="00000000" w:rsidR="00000000" w:rsidRPr="00000000">
        <w:rPr/>
        <w:drawing>
          <wp:inline distB="114300" distT="114300" distL="114300" distR="114300">
            <wp:extent cx="6224595" cy="2413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2459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numPr>
          <w:ilvl w:val="0"/>
          <w:numId w:val="36"/>
        </w:numPr>
        <w:spacing w:before="0" w:lineRule="auto"/>
        <w:ind w:left="720" w:hanging="360"/>
        <w:rPr>
          <w:color w:val="000000"/>
          <w:sz w:val="26"/>
          <w:szCs w:val="26"/>
        </w:rPr>
      </w:pPr>
      <w:bookmarkStart w:colFirst="0" w:colLast="0" w:name="_5n2xhk4q8zj" w:id="7"/>
      <w:bookmarkEnd w:id="7"/>
      <w:r w:rsidDel="00000000" w:rsidR="00000000" w:rsidRPr="00000000">
        <w:rPr>
          <w:color w:val="000000"/>
          <w:sz w:val="26"/>
          <w:szCs w:val="26"/>
          <w:rtl w:val="0"/>
        </w:rPr>
        <w:t xml:space="preserve">Danh sách các chức năng</w:t>
      </w:r>
    </w:p>
    <w:tbl>
      <w:tblPr>
        <w:tblStyle w:val="Table5"/>
        <w:tblW w:w="942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80"/>
        <w:gridCol w:w="1965"/>
        <w:gridCol w:w="1185"/>
        <w:gridCol w:w="855"/>
        <w:gridCol w:w="4635"/>
        <w:tblGridChange w:id="0">
          <w:tblGrid>
            <w:gridCol w:w="780"/>
            <w:gridCol w:w="1965"/>
            <w:gridCol w:w="1185"/>
            <w:gridCol w:w="855"/>
            <w:gridCol w:w="4635"/>
          </w:tblGrid>
        </w:tblGridChange>
      </w:tblGrid>
      <w:tr>
        <w:trPr>
          <w:cantSplit w:val="0"/>
          <w:trHeight w:val="315" w:hRule="atLeast"/>
          <w:tblHeader w:val="0"/>
        </w:trPr>
        <w:tc>
          <w:tcPr>
            <w:shd w:fill="bdd7ee" w:val="clear"/>
            <w:vAlign w:val="center"/>
          </w:tcPr>
          <w:p w:rsidR="00000000" w:rsidDel="00000000" w:rsidP="00000000" w:rsidRDefault="00000000" w:rsidRPr="00000000" w14:paraId="0000009B">
            <w:pPr>
              <w:jc w:val="center"/>
              <w:rPr>
                <w:b w:val="1"/>
                <w:bCs w:val="1"/>
                <w:color w:val="000000"/>
                <w:sz w:val="26"/>
                <w:szCs w:val="26"/>
              </w:rPr>
            </w:pPr>
            <w:r w:rsidDel="00000000" w:rsidR="00000000" w:rsidRPr="00000000">
              <w:rPr>
                <w:b w:val="1"/>
                <w:bCs w:val="1"/>
                <w:color w:val="000000"/>
                <w:sz w:val="26"/>
                <w:szCs w:val="26"/>
                <w:rtl w:val="0"/>
              </w:rPr>
              <w:t xml:space="preserve">STT</w:t>
            </w:r>
          </w:p>
        </w:tc>
        <w:tc>
          <w:tcPr>
            <w:shd w:fill="bdd7ee" w:val="clear"/>
            <w:vAlign w:val="center"/>
          </w:tcPr>
          <w:p w:rsidR="00000000" w:rsidDel="00000000" w:rsidP="00000000" w:rsidRDefault="00000000" w:rsidRPr="00000000" w14:paraId="0000009C">
            <w:pPr>
              <w:spacing w:after="160" w:before="0" w:line="259" w:lineRule="auto"/>
              <w:ind w:left="0" w:right="0" w:firstLine="0"/>
              <w:jc w:val="center"/>
              <w:rPr>
                <w:b w:val="1"/>
                <w:bCs w:val="1"/>
                <w:color w:val="000000"/>
                <w:sz w:val="26"/>
                <w:szCs w:val="26"/>
              </w:rPr>
            </w:pPr>
            <w:r w:rsidDel="00000000" w:rsidR="00000000" w:rsidRPr="00000000">
              <w:rPr>
                <w:b w:val="1"/>
                <w:bCs w:val="1"/>
                <w:color w:val="000000"/>
                <w:sz w:val="26"/>
                <w:szCs w:val="26"/>
                <w:rtl w:val="0"/>
              </w:rPr>
              <w:t xml:space="preserve">Chức năng</w:t>
            </w:r>
          </w:p>
        </w:tc>
        <w:tc>
          <w:tcPr>
            <w:shd w:fill="bdd7ee" w:val="clear"/>
            <w:vAlign w:val="center"/>
          </w:tcPr>
          <w:p w:rsidR="00000000" w:rsidDel="00000000" w:rsidP="00000000" w:rsidRDefault="00000000" w:rsidRPr="00000000" w14:paraId="0000009D">
            <w:pPr>
              <w:spacing w:after="160" w:before="0" w:line="259" w:lineRule="auto"/>
              <w:ind w:left="0" w:right="0" w:firstLine="0"/>
              <w:jc w:val="center"/>
              <w:rPr>
                <w:b w:val="1"/>
                <w:bCs w:val="1"/>
                <w:color w:val="000000"/>
                <w:sz w:val="26"/>
                <w:szCs w:val="26"/>
              </w:rPr>
            </w:pPr>
            <w:r w:rsidDel="00000000" w:rsidR="00000000" w:rsidRPr="00000000">
              <w:rPr>
                <w:b w:val="1"/>
                <w:bCs w:val="1"/>
                <w:color w:val="000000"/>
                <w:sz w:val="26"/>
                <w:szCs w:val="26"/>
                <w:rtl w:val="0"/>
              </w:rPr>
              <w:t xml:space="preserve">Version</w:t>
            </w:r>
          </w:p>
        </w:tc>
        <w:tc>
          <w:tcPr>
            <w:shd w:fill="bdd7ee" w:val="clear"/>
            <w:vAlign w:val="center"/>
          </w:tcPr>
          <w:p w:rsidR="00000000" w:rsidDel="00000000" w:rsidP="00000000" w:rsidRDefault="00000000" w:rsidRPr="00000000" w14:paraId="0000009E">
            <w:pPr>
              <w:spacing w:after="160" w:before="0" w:line="259" w:lineRule="auto"/>
              <w:ind w:left="0" w:right="0" w:firstLine="0"/>
              <w:jc w:val="center"/>
              <w:rPr/>
            </w:pPr>
            <w:r w:rsidDel="00000000" w:rsidR="00000000" w:rsidRPr="00000000">
              <w:rPr>
                <w:b w:val="1"/>
                <w:bCs w:val="1"/>
                <w:color w:val="000000"/>
                <w:sz w:val="26"/>
                <w:szCs w:val="26"/>
                <w:rtl w:val="0"/>
              </w:rPr>
              <w:t xml:space="preserve">Loại</w:t>
            </w:r>
            <w:r w:rsidDel="00000000" w:rsidR="00000000" w:rsidRPr="00000000">
              <w:rPr>
                <w:rtl w:val="0"/>
              </w:rPr>
            </w:r>
          </w:p>
        </w:tc>
        <w:tc>
          <w:tcPr>
            <w:shd w:fill="bdd7ee" w:val="clear"/>
            <w:vAlign w:val="center"/>
          </w:tcPr>
          <w:p w:rsidR="00000000" w:rsidDel="00000000" w:rsidP="00000000" w:rsidRDefault="00000000" w:rsidRPr="00000000" w14:paraId="0000009F">
            <w:pPr>
              <w:spacing w:after="160" w:before="0" w:line="259" w:lineRule="auto"/>
              <w:ind w:left="0" w:right="0" w:firstLine="0"/>
              <w:jc w:val="center"/>
              <w:rPr/>
            </w:pPr>
            <w:r w:rsidDel="00000000" w:rsidR="00000000" w:rsidRPr="00000000">
              <w:rPr>
                <w:b w:val="1"/>
                <w:bCs w:val="1"/>
                <w:color w:val="000000"/>
                <w:sz w:val="26"/>
                <w:szCs w:val="26"/>
                <w:rtl w:val="0"/>
              </w:rPr>
              <w:t xml:space="preserve">Mô tả</w:t>
            </w: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jc w:val="left"/>
              <w:rPr>
                <w:color w:val="000000"/>
                <w:sz w:val="26"/>
                <w:szCs w:val="26"/>
              </w:rPr>
            </w:pPr>
            <w:r w:rsidDel="00000000" w:rsidR="00000000" w:rsidRPr="00000000">
              <w:rPr>
                <w:color w:val="000000"/>
                <w:rtl w:val="0"/>
              </w:rPr>
              <w:t xml:space="preserve">Luồng checkout DV FPT Play SA</w:t>
            </w:r>
            <w:r w:rsidDel="00000000" w:rsidR="00000000" w:rsidRPr="00000000">
              <w:rPr>
                <w:rtl w:val="0"/>
              </w:rPr>
            </w:r>
          </w:p>
        </w:tc>
        <w:tc>
          <w:tcPr>
            <w:shd w:fill="ffffff"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V2.1</w:t>
            </w:r>
            <w:r w:rsidDel="00000000" w:rsidR="00000000" w:rsidRPr="00000000">
              <w:rPr>
                <w:rtl w:val="0"/>
              </w:rPr>
            </w:r>
          </w:p>
        </w:tc>
        <w:tc>
          <w:tcPr>
            <w:shd w:fill="ffffff"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Luồng checkout DV HyperFast</w:t>
            </w:r>
          </w:p>
        </w:tc>
        <w:tc>
          <w:tcPr>
            <w:shd w:fill="ffffff"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2.1</w:t>
            </w:r>
            <w:r w:rsidDel="00000000" w:rsidR="00000000" w:rsidRPr="00000000">
              <w:rPr>
                <w:rtl w:val="0"/>
              </w:rPr>
            </w:r>
          </w:p>
        </w:tc>
        <w:tc>
          <w:tcPr>
            <w:shd w:fill="ffffff"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AB">
            <w:pPr>
              <w:rPr>
                <w:color w:val="000000"/>
              </w:rPr>
            </w:pPr>
            <w:r w:rsidDel="00000000" w:rsidR="00000000" w:rsidRPr="00000000">
              <w:rPr>
                <w:color w:val="000000"/>
                <w:rtl w:val="0"/>
              </w:rPr>
              <w:t xml:space="preserve">Luồng checkout SP Camera</w:t>
            </w:r>
          </w:p>
        </w:tc>
        <w:tc>
          <w:tcPr>
            <w:shd w:fill="ffffff"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2.1</w:t>
            </w:r>
            <w:r w:rsidDel="00000000" w:rsidR="00000000" w:rsidRPr="00000000">
              <w:rPr>
                <w:rtl w:val="0"/>
              </w:rPr>
            </w:r>
          </w:p>
        </w:tc>
        <w:tc>
          <w:tcPr>
            <w:shd w:fill="ffffff" w:val="clear"/>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5</w:t>
            </w:r>
            <w:r w:rsidDel="00000000" w:rsidR="00000000" w:rsidRPr="00000000">
              <w:rPr>
                <w:rtl w:val="0"/>
              </w:rPr>
            </w:r>
          </w:p>
        </w:tc>
        <w:tc>
          <w:tcPr>
            <w:shd w:fill="ffffff" w:val="clear"/>
          </w:tcPr>
          <w:p w:rsidR="00000000" w:rsidDel="00000000" w:rsidP="00000000" w:rsidRDefault="00000000" w:rsidRPr="00000000" w14:paraId="000000B5">
            <w:pPr>
              <w:shd w:fill="ffffff" w:val="clear"/>
              <w:spacing w:after="0" w:lineRule="auto"/>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B8">
            <w:pPr>
              <w:spacing w:after="240" w:before="240" w:lineRule="auto"/>
              <w:rPr>
                <w:color w:val="000000"/>
                <w:sz w:val="26"/>
                <w:szCs w:val="26"/>
              </w:rPr>
            </w:pPr>
            <w:r w:rsidDel="00000000" w:rsidR="00000000" w:rsidRPr="00000000">
              <w:rPr>
                <w:rtl w:val="0"/>
              </w:rPr>
            </w:r>
          </w:p>
        </w:tc>
      </w:tr>
      <w:tr>
        <w:trPr>
          <w:cantSplit w:val="0"/>
          <w:trHeight w:val="630" w:hRule="atLeast"/>
          <w:tblHeader w:val="0"/>
        </w:trPr>
        <w:tc>
          <w:tcPr>
            <w:shd w:fill="ffffff" w:val="cle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B">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BD">
            <w:pPr>
              <w:rPr>
                <w:color w:val="000000"/>
                <w:sz w:val="26"/>
                <w:szCs w:val="26"/>
              </w:rPr>
            </w:pPr>
            <w:r w:rsidDel="00000000" w:rsidR="00000000" w:rsidRPr="00000000">
              <w:rPr>
                <w:rtl w:val="0"/>
              </w:rPr>
            </w:r>
          </w:p>
        </w:tc>
      </w:tr>
      <w:tr>
        <w:trPr>
          <w:cantSplit w:val="0"/>
          <w:trHeight w:val="300" w:hRule="atLeast"/>
          <w:tblHeader w:val="0"/>
        </w:trPr>
        <w:tc>
          <w:tcPr>
            <w:shd w:fill="ffffff" w:val="clear"/>
            <w:vAlign w:val="center"/>
          </w:tcPr>
          <w:p w:rsidR="00000000" w:rsidDel="00000000" w:rsidP="00000000" w:rsidRDefault="00000000" w:rsidRPr="00000000" w14:paraId="000000BE">
            <w:pPr>
              <w:jc w:val="center"/>
              <w:rPr>
                <w:color w:val="000000"/>
                <w:sz w:val="26"/>
                <w:szCs w:val="26"/>
              </w:rPr>
            </w:pPr>
            <w:r w:rsidDel="00000000" w:rsidR="00000000" w:rsidRPr="00000000">
              <w:rPr>
                <w:color w:val="000000"/>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BF">
            <w:pP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C0">
            <w:pP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C1">
            <w:pP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C2">
            <w:pPr>
              <w:rPr>
                <w:color w:val="000000"/>
                <w:sz w:val="26"/>
                <w:szCs w:val="26"/>
              </w:rPr>
            </w:pPr>
            <w:r w:rsidDel="00000000" w:rsidR="00000000" w:rsidRPr="00000000">
              <w:rPr>
                <w:rtl w:val="0"/>
              </w:rPr>
            </w:r>
          </w:p>
        </w:tc>
      </w:tr>
      <w:tr>
        <w:trPr>
          <w:cantSplit w:val="0"/>
          <w:trHeight w:val="300" w:hRule="atLeast"/>
          <w:tblHeader w:val="0"/>
        </w:trPr>
        <w:tc>
          <w:tcPr>
            <w:shd w:fill="ffffff" w:val="clear"/>
            <w:vAlign w:val="center"/>
          </w:tcPr>
          <w:p w:rsidR="00000000" w:rsidDel="00000000" w:rsidP="00000000" w:rsidRDefault="00000000" w:rsidRPr="00000000" w14:paraId="000000C3">
            <w:pPr>
              <w:jc w:val="center"/>
              <w:rPr>
                <w:color w:val="000000"/>
                <w:sz w:val="26"/>
                <w:szCs w:val="26"/>
              </w:rPr>
            </w:pPr>
            <w:r w:rsidDel="00000000" w:rsidR="00000000" w:rsidRPr="00000000">
              <w:rPr>
                <w:color w:val="000000"/>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0C4">
            <w:pP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C5">
            <w:pPr>
              <w:jc w:val="center"/>
              <w:rPr>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0C6">
            <w:pPr>
              <w:jc w:val="center"/>
              <w:rPr>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C7">
            <w:pPr>
              <w:rPr>
                <w:color w:val="000000"/>
                <w:sz w:val="26"/>
                <w:szCs w:val="26"/>
              </w:rPr>
            </w:pPr>
            <w:r w:rsidDel="00000000" w:rsidR="00000000" w:rsidRPr="00000000">
              <w:rPr>
                <w:rtl w:val="0"/>
              </w:rPr>
            </w:r>
          </w:p>
        </w:tc>
      </w:tr>
    </w:tbl>
    <w:p w:rsidR="00000000" w:rsidDel="00000000" w:rsidP="00000000" w:rsidRDefault="00000000" w:rsidRPr="00000000" w14:paraId="000000C8">
      <w:pPr>
        <w:pStyle w:val="Heading2"/>
        <w:numPr>
          <w:ilvl w:val="0"/>
          <w:numId w:val="36"/>
        </w:numPr>
        <w:spacing w:after="0" w:afterAutospacing="0"/>
        <w:ind w:left="720" w:hanging="360"/>
        <w:rPr>
          <w:color w:val="000000"/>
          <w:sz w:val="26"/>
          <w:szCs w:val="26"/>
        </w:rPr>
      </w:pPr>
      <w:bookmarkStart w:colFirst="0" w:colLast="0" w:name="_mb9n6piumed9" w:id="8"/>
      <w:bookmarkEnd w:id="8"/>
      <w:r w:rsidDel="00000000" w:rsidR="00000000" w:rsidRPr="00000000">
        <w:rPr>
          <w:color w:val="000000"/>
          <w:sz w:val="26"/>
          <w:szCs w:val="26"/>
          <w:rtl w:val="0"/>
        </w:rPr>
        <w:t xml:space="preserve">Ma trận quyền – Permission matrix:</w:t>
      </w:r>
    </w:p>
    <w:p w:rsidR="00000000" w:rsidDel="00000000" w:rsidP="00000000" w:rsidRDefault="00000000" w:rsidRPr="00000000" w14:paraId="000000C9">
      <w:pPr>
        <w:numPr>
          <w:ilvl w:val="0"/>
          <w:numId w:val="24"/>
        </w:numPr>
        <w:pBdr>
          <w:top w:space="0" w:sz="0" w:val="nil"/>
          <w:left w:space="0" w:sz="0" w:val="nil"/>
          <w:bottom w:space="0" w:sz="0" w:val="nil"/>
          <w:right w:space="0" w:sz="0" w:val="nil"/>
          <w:between w:space="0" w:sz="0" w:val="nil"/>
        </w:pBdr>
        <w:spacing w:after="60" w:before="120" w:line="360" w:lineRule="auto"/>
        <w:ind w:left="680" w:hanging="170"/>
        <w:rPr>
          <w:i w:val="1"/>
          <w:iCs w:val="1"/>
          <w:color w:val="ed7d31"/>
          <w:sz w:val="26"/>
          <w:szCs w:val="26"/>
        </w:rPr>
      </w:pPr>
      <w:r w:rsidDel="00000000" w:rsidR="00000000" w:rsidRPr="00000000">
        <w:rPr>
          <w:i w:val="1"/>
          <w:iCs w:val="1"/>
          <w:color w:val="ed7c31"/>
          <w:sz w:val="26"/>
          <w:szCs w:val="26"/>
          <w:rtl w:val="0"/>
        </w:rPr>
        <w:t xml:space="preserve"> [Ví dụ tham khảo]</w:t>
      </w:r>
      <w:r w:rsidDel="00000000" w:rsidR="00000000" w:rsidRPr="00000000">
        <w:rPr>
          <w:rtl w:val="0"/>
        </w:rPr>
      </w:r>
    </w:p>
    <w:tbl>
      <w:tblPr>
        <w:tblStyle w:val="Table6"/>
        <w:tblW w:w="940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483"/>
        <w:gridCol w:w="6922"/>
        <w:tblGridChange w:id="0">
          <w:tblGrid>
            <w:gridCol w:w="2483"/>
            <w:gridCol w:w="6922"/>
          </w:tblGrid>
        </w:tblGridChange>
      </w:tblGrid>
      <w:tr>
        <w:trPr>
          <w:cantSplit w:val="0"/>
          <w:trHeight w:val="304" w:hRule="atLeast"/>
          <w:tblHeader w:val="0"/>
        </w:trPr>
        <w:tc>
          <w:tcPr>
            <w:vAlign w:val="center"/>
          </w:tcPr>
          <w:p w:rsidR="00000000" w:rsidDel="00000000" w:rsidP="00000000" w:rsidRDefault="00000000" w:rsidRPr="00000000" w14:paraId="000000CA">
            <w:pPr>
              <w:spacing w:after="60" w:before="60" w:line="276" w:lineRule="auto"/>
              <w:jc w:val="center"/>
              <w:rPr>
                <w:color w:val="000000"/>
                <w:sz w:val="26"/>
                <w:szCs w:val="26"/>
              </w:rPr>
            </w:pPr>
            <w:r w:rsidDel="00000000" w:rsidR="00000000" w:rsidRPr="00000000">
              <w:rPr>
                <w:color w:val="000000"/>
                <w:sz w:val="26"/>
                <w:szCs w:val="26"/>
                <w:rtl w:val="0"/>
              </w:rPr>
              <w:t xml:space="preserve">F</w:t>
            </w:r>
          </w:p>
        </w:tc>
        <w:tc>
          <w:tcPr>
            <w:vAlign w:val="center"/>
          </w:tcPr>
          <w:p w:rsidR="00000000" w:rsidDel="00000000" w:rsidP="00000000" w:rsidRDefault="00000000" w:rsidRPr="00000000" w14:paraId="000000CB">
            <w:pPr>
              <w:spacing w:after="60" w:before="60" w:line="276" w:lineRule="auto"/>
              <w:rPr>
                <w:color w:val="000000"/>
                <w:sz w:val="26"/>
                <w:szCs w:val="26"/>
              </w:rPr>
            </w:pPr>
            <w:r w:rsidDel="00000000" w:rsidR="00000000" w:rsidRPr="00000000">
              <w:rPr>
                <w:color w:val="000000"/>
                <w:sz w:val="26"/>
                <w:szCs w:val="26"/>
                <w:rtl w:val="0"/>
              </w:rPr>
              <w:t xml:space="preserve">Full access - Được quyền thực hiện tất cả:</w:t>
            </w:r>
          </w:p>
        </w:tc>
      </w:tr>
      <w:tr>
        <w:trPr>
          <w:cantSplit w:val="0"/>
          <w:tblHeader w:val="0"/>
        </w:trPr>
        <w:tc>
          <w:tcPr>
            <w:vAlign w:val="center"/>
          </w:tcPr>
          <w:p w:rsidR="00000000" w:rsidDel="00000000" w:rsidP="00000000" w:rsidRDefault="00000000" w:rsidRPr="00000000" w14:paraId="000000CC">
            <w:pPr>
              <w:spacing w:after="60" w:before="60" w:line="276" w:lineRule="auto"/>
              <w:jc w:val="center"/>
              <w:rPr>
                <w:color w:val="000000"/>
                <w:sz w:val="26"/>
                <w:szCs w:val="26"/>
              </w:rPr>
            </w:pPr>
            <w:r w:rsidDel="00000000" w:rsidR="00000000" w:rsidRPr="00000000">
              <w:rPr>
                <w:color w:val="000000"/>
                <w:sz w:val="26"/>
                <w:szCs w:val="26"/>
                <w:rtl w:val="0"/>
              </w:rPr>
              <w:t xml:space="preserve">A</w:t>
            </w:r>
          </w:p>
        </w:tc>
        <w:tc>
          <w:tcPr>
            <w:vAlign w:val="center"/>
          </w:tcPr>
          <w:p w:rsidR="00000000" w:rsidDel="00000000" w:rsidP="00000000" w:rsidRDefault="00000000" w:rsidRPr="00000000" w14:paraId="000000CD">
            <w:pPr>
              <w:spacing w:after="60" w:before="60" w:line="276" w:lineRule="auto"/>
              <w:rPr>
                <w:color w:val="000000"/>
                <w:sz w:val="26"/>
                <w:szCs w:val="26"/>
              </w:rPr>
            </w:pPr>
            <w:r w:rsidDel="00000000" w:rsidR="00000000" w:rsidRPr="00000000">
              <w:rPr>
                <w:color w:val="000000"/>
                <w:sz w:val="26"/>
                <w:szCs w:val="26"/>
                <w:rtl w:val="0"/>
              </w:rPr>
              <w:t xml:space="preserve">Add - Tạo mới</w:t>
            </w:r>
          </w:p>
        </w:tc>
      </w:tr>
      <w:tr>
        <w:trPr>
          <w:cantSplit w:val="0"/>
          <w:tblHeader w:val="0"/>
        </w:trPr>
        <w:tc>
          <w:tcPr>
            <w:vAlign w:val="center"/>
          </w:tcPr>
          <w:p w:rsidR="00000000" w:rsidDel="00000000" w:rsidP="00000000" w:rsidRDefault="00000000" w:rsidRPr="00000000" w14:paraId="000000CE">
            <w:pPr>
              <w:spacing w:after="60" w:before="60" w:line="276" w:lineRule="auto"/>
              <w:jc w:val="center"/>
              <w:rPr>
                <w:color w:val="000000"/>
                <w:sz w:val="26"/>
                <w:szCs w:val="26"/>
              </w:rPr>
            </w:pPr>
            <w:r w:rsidDel="00000000" w:rsidR="00000000" w:rsidRPr="00000000">
              <w:rPr>
                <w:color w:val="000000"/>
                <w:sz w:val="26"/>
                <w:szCs w:val="26"/>
                <w:rtl w:val="0"/>
              </w:rPr>
              <w:t xml:space="preserve">D</w:t>
            </w:r>
          </w:p>
        </w:tc>
        <w:tc>
          <w:tcPr>
            <w:vAlign w:val="center"/>
          </w:tcPr>
          <w:p w:rsidR="00000000" w:rsidDel="00000000" w:rsidP="00000000" w:rsidRDefault="00000000" w:rsidRPr="00000000" w14:paraId="000000CF">
            <w:pPr>
              <w:spacing w:after="60" w:before="60" w:line="276" w:lineRule="auto"/>
              <w:rPr>
                <w:color w:val="000000"/>
                <w:sz w:val="26"/>
                <w:szCs w:val="26"/>
              </w:rPr>
            </w:pPr>
            <w:r w:rsidDel="00000000" w:rsidR="00000000" w:rsidRPr="00000000">
              <w:rPr>
                <w:color w:val="000000"/>
                <w:sz w:val="26"/>
                <w:szCs w:val="26"/>
                <w:rtl w:val="0"/>
              </w:rPr>
              <w:t xml:space="preserve">Delete - Phân quyền theo </w:t>
            </w:r>
            <w:r w:rsidDel="00000000" w:rsidR="00000000" w:rsidRPr="00000000">
              <w:rPr>
                <w:color w:val="000000"/>
                <w:rtl w:val="0"/>
              </w:rPr>
              <w:t xml:space="preserve">Người dùng</w:t>
            </w:r>
            <w:r w:rsidDel="00000000" w:rsidR="00000000" w:rsidRPr="00000000">
              <w:rPr>
                <w:color w:val="000000"/>
                <w:sz w:val="26"/>
                <w:szCs w:val="26"/>
                <w:rtl w:val="0"/>
              </w:rPr>
              <w:t xml:space="preserve"> đặc biệt trong nhóm quyền</w:t>
            </w:r>
          </w:p>
        </w:tc>
      </w:tr>
      <w:tr>
        <w:trPr>
          <w:cantSplit w:val="0"/>
          <w:tblHeader w:val="0"/>
        </w:trPr>
        <w:tc>
          <w:tcPr>
            <w:vAlign w:val="center"/>
          </w:tcPr>
          <w:p w:rsidR="00000000" w:rsidDel="00000000" w:rsidP="00000000" w:rsidRDefault="00000000" w:rsidRPr="00000000" w14:paraId="000000D0">
            <w:pPr>
              <w:spacing w:after="60" w:before="60" w:line="276" w:lineRule="auto"/>
              <w:jc w:val="center"/>
              <w:rPr>
                <w:color w:val="000000"/>
                <w:sz w:val="26"/>
                <w:szCs w:val="26"/>
              </w:rPr>
            </w:pPr>
            <w:r w:rsidDel="00000000" w:rsidR="00000000" w:rsidRPr="00000000">
              <w:rPr>
                <w:color w:val="000000"/>
                <w:sz w:val="26"/>
                <w:szCs w:val="26"/>
                <w:rtl w:val="0"/>
              </w:rPr>
              <w:t xml:space="preserve">U</w:t>
            </w:r>
          </w:p>
        </w:tc>
        <w:tc>
          <w:tcPr>
            <w:vAlign w:val="center"/>
          </w:tcPr>
          <w:p w:rsidR="00000000" w:rsidDel="00000000" w:rsidP="00000000" w:rsidRDefault="00000000" w:rsidRPr="00000000" w14:paraId="000000D1">
            <w:pPr>
              <w:spacing w:after="60" w:before="60" w:line="276" w:lineRule="auto"/>
              <w:rPr>
                <w:color w:val="000000"/>
                <w:sz w:val="26"/>
                <w:szCs w:val="26"/>
              </w:rPr>
            </w:pPr>
            <w:r w:rsidDel="00000000" w:rsidR="00000000" w:rsidRPr="00000000">
              <w:rPr>
                <w:color w:val="000000"/>
                <w:sz w:val="26"/>
                <w:szCs w:val="26"/>
                <w:rtl w:val="0"/>
              </w:rPr>
              <w:t xml:space="preserve">Update – Cập nhật</w:t>
            </w:r>
          </w:p>
        </w:tc>
      </w:tr>
      <w:tr>
        <w:trPr>
          <w:cantSplit w:val="0"/>
          <w:tblHeader w:val="0"/>
        </w:trPr>
        <w:tc>
          <w:tcPr>
            <w:vAlign w:val="center"/>
          </w:tcPr>
          <w:p w:rsidR="00000000" w:rsidDel="00000000" w:rsidP="00000000" w:rsidRDefault="00000000" w:rsidRPr="00000000" w14:paraId="000000D2">
            <w:pPr>
              <w:spacing w:after="60" w:before="60" w:line="276" w:lineRule="auto"/>
              <w:jc w:val="center"/>
              <w:rPr>
                <w:color w:val="000000"/>
                <w:sz w:val="26"/>
                <w:szCs w:val="26"/>
              </w:rPr>
            </w:pPr>
            <w:r w:rsidDel="00000000" w:rsidR="00000000" w:rsidRPr="00000000">
              <w:rPr>
                <w:color w:val="000000"/>
                <w:sz w:val="26"/>
                <w:szCs w:val="26"/>
                <w:rtl w:val="0"/>
              </w:rPr>
              <w:t xml:space="preserve">M</w:t>
            </w:r>
          </w:p>
        </w:tc>
        <w:tc>
          <w:tcPr>
            <w:vAlign w:val="center"/>
          </w:tcPr>
          <w:p w:rsidR="00000000" w:rsidDel="00000000" w:rsidP="00000000" w:rsidRDefault="00000000" w:rsidRPr="00000000" w14:paraId="000000D3">
            <w:pPr>
              <w:spacing w:after="60" w:before="60" w:line="276" w:lineRule="auto"/>
              <w:rPr>
                <w:color w:val="000000"/>
                <w:sz w:val="26"/>
                <w:szCs w:val="26"/>
              </w:rPr>
            </w:pPr>
            <w:r w:rsidDel="00000000" w:rsidR="00000000" w:rsidRPr="00000000">
              <w:rPr>
                <w:color w:val="000000"/>
                <w:sz w:val="26"/>
                <w:szCs w:val="26"/>
                <w:rtl w:val="0"/>
              </w:rPr>
              <w:t xml:space="preserve">Mass update - Cập nhật dữ liệu hàng loạt</w:t>
            </w:r>
          </w:p>
        </w:tc>
      </w:tr>
      <w:tr>
        <w:trPr>
          <w:cantSplit w:val="0"/>
          <w:tblHeader w:val="0"/>
        </w:trPr>
        <w:tc>
          <w:tcPr>
            <w:vAlign w:val="center"/>
          </w:tcPr>
          <w:p w:rsidR="00000000" w:rsidDel="00000000" w:rsidP="00000000" w:rsidRDefault="00000000" w:rsidRPr="00000000" w14:paraId="000000D4">
            <w:pPr>
              <w:spacing w:after="60" w:before="60" w:line="276" w:lineRule="auto"/>
              <w:jc w:val="center"/>
              <w:rPr>
                <w:color w:val="000000"/>
                <w:sz w:val="26"/>
                <w:szCs w:val="26"/>
              </w:rPr>
            </w:pPr>
            <w:r w:rsidDel="00000000" w:rsidR="00000000" w:rsidRPr="00000000">
              <w:rPr>
                <w:color w:val="000000"/>
                <w:sz w:val="26"/>
                <w:szCs w:val="26"/>
                <w:rtl w:val="0"/>
              </w:rPr>
              <w:t xml:space="preserve">I</w:t>
            </w:r>
          </w:p>
        </w:tc>
        <w:tc>
          <w:tcPr>
            <w:vAlign w:val="center"/>
          </w:tcPr>
          <w:p w:rsidR="00000000" w:rsidDel="00000000" w:rsidP="00000000" w:rsidRDefault="00000000" w:rsidRPr="00000000" w14:paraId="000000D5">
            <w:pPr>
              <w:spacing w:after="60" w:before="60" w:line="276" w:lineRule="auto"/>
              <w:rPr>
                <w:color w:val="000000"/>
                <w:sz w:val="26"/>
                <w:szCs w:val="26"/>
              </w:rPr>
            </w:pPr>
            <w:r w:rsidDel="00000000" w:rsidR="00000000" w:rsidRPr="00000000">
              <w:rPr>
                <w:color w:val="000000"/>
                <w:sz w:val="26"/>
                <w:szCs w:val="26"/>
                <w:rtl w:val="0"/>
              </w:rPr>
              <w:t xml:space="preserve">Import - Import file từ excel</w:t>
            </w:r>
          </w:p>
        </w:tc>
      </w:tr>
      <w:tr>
        <w:trPr>
          <w:cantSplit w:val="0"/>
          <w:tblHeader w:val="0"/>
        </w:trPr>
        <w:tc>
          <w:tcPr>
            <w:vAlign w:val="center"/>
          </w:tcPr>
          <w:p w:rsidR="00000000" w:rsidDel="00000000" w:rsidP="00000000" w:rsidRDefault="00000000" w:rsidRPr="00000000" w14:paraId="000000D6">
            <w:pPr>
              <w:spacing w:after="60" w:before="60" w:line="276" w:lineRule="auto"/>
              <w:jc w:val="center"/>
              <w:rPr>
                <w:color w:val="000000"/>
                <w:sz w:val="26"/>
                <w:szCs w:val="26"/>
              </w:rPr>
            </w:pPr>
            <w:r w:rsidDel="00000000" w:rsidR="00000000" w:rsidRPr="00000000">
              <w:rPr>
                <w:color w:val="000000"/>
                <w:sz w:val="26"/>
                <w:szCs w:val="26"/>
                <w:rtl w:val="0"/>
              </w:rPr>
              <w:t xml:space="preserve">E</w:t>
            </w:r>
          </w:p>
        </w:tc>
        <w:tc>
          <w:tcPr>
            <w:vAlign w:val="center"/>
          </w:tcPr>
          <w:p w:rsidR="00000000" w:rsidDel="00000000" w:rsidP="00000000" w:rsidRDefault="00000000" w:rsidRPr="00000000" w14:paraId="000000D7">
            <w:pPr>
              <w:spacing w:after="60" w:before="60" w:line="276" w:lineRule="auto"/>
              <w:rPr>
                <w:color w:val="000000"/>
                <w:sz w:val="26"/>
                <w:szCs w:val="26"/>
              </w:rPr>
            </w:pPr>
            <w:r w:rsidDel="00000000" w:rsidR="00000000" w:rsidRPr="00000000">
              <w:rPr>
                <w:color w:val="000000"/>
                <w:sz w:val="26"/>
                <w:szCs w:val="26"/>
                <w:rtl w:val="0"/>
              </w:rPr>
              <w:t xml:space="preserve">Export - Export ra excel, pdf …</w:t>
            </w:r>
          </w:p>
        </w:tc>
      </w:tr>
      <w:tr>
        <w:trPr>
          <w:cantSplit w:val="0"/>
          <w:tblHeader w:val="0"/>
        </w:trPr>
        <w:tc>
          <w:tcPr>
            <w:vAlign w:val="center"/>
          </w:tcPr>
          <w:p w:rsidR="00000000" w:rsidDel="00000000" w:rsidP="00000000" w:rsidRDefault="00000000" w:rsidRPr="00000000" w14:paraId="000000D8">
            <w:pPr>
              <w:spacing w:after="60" w:before="60" w:line="276" w:lineRule="auto"/>
              <w:jc w:val="center"/>
              <w:rPr>
                <w:color w:val="000000"/>
                <w:sz w:val="26"/>
                <w:szCs w:val="26"/>
              </w:rPr>
            </w:pPr>
            <w:r w:rsidDel="00000000" w:rsidR="00000000" w:rsidRPr="00000000">
              <w:rPr>
                <w:color w:val="000000"/>
                <w:sz w:val="26"/>
                <w:szCs w:val="26"/>
                <w:rtl w:val="0"/>
              </w:rPr>
              <w:t xml:space="preserve">L</w:t>
            </w:r>
          </w:p>
        </w:tc>
        <w:tc>
          <w:tcPr>
            <w:vAlign w:val="center"/>
          </w:tcPr>
          <w:p w:rsidR="00000000" w:rsidDel="00000000" w:rsidP="00000000" w:rsidRDefault="00000000" w:rsidRPr="00000000" w14:paraId="000000D9">
            <w:pPr>
              <w:spacing w:after="60" w:before="60" w:line="276" w:lineRule="auto"/>
              <w:rPr>
                <w:color w:val="000000"/>
                <w:sz w:val="26"/>
                <w:szCs w:val="26"/>
              </w:rPr>
            </w:pPr>
            <w:r w:rsidDel="00000000" w:rsidR="00000000" w:rsidRPr="00000000">
              <w:rPr>
                <w:color w:val="000000"/>
                <w:sz w:val="26"/>
                <w:szCs w:val="26"/>
                <w:rtl w:val="0"/>
              </w:rPr>
              <w:t xml:space="preserve">List – Xem dữ liệu dạng danh sách</w:t>
            </w:r>
          </w:p>
        </w:tc>
      </w:tr>
      <w:tr>
        <w:trPr>
          <w:cantSplit w:val="0"/>
          <w:tblHeader w:val="0"/>
        </w:trPr>
        <w:tc>
          <w:tcPr>
            <w:vAlign w:val="center"/>
          </w:tcPr>
          <w:p w:rsidR="00000000" w:rsidDel="00000000" w:rsidP="00000000" w:rsidRDefault="00000000" w:rsidRPr="00000000" w14:paraId="000000DA">
            <w:pPr>
              <w:spacing w:after="60" w:before="60" w:line="276" w:lineRule="auto"/>
              <w:jc w:val="center"/>
              <w:rPr>
                <w:color w:val="000000"/>
                <w:sz w:val="26"/>
                <w:szCs w:val="26"/>
              </w:rPr>
            </w:pPr>
            <w:r w:rsidDel="00000000" w:rsidR="00000000" w:rsidRPr="00000000">
              <w:rPr>
                <w:color w:val="000000"/>
                <w:sz w:val="26"/>
                <w:szCs w:val="26"/>
                <w:rtl w:val="0"/>
              </w:rPr>
              <w:t xml:space="preserve">V</w:t>
            </w:r>
          </w:p>
        </w:tc>
        <w:tc>
          <w:tcPr>
            <w:vAlign w:val="center"/>
          </w:tcPr>
          <w:p w:rsidR="00000000" w:rsidDel="00000000" w:rsidP="00000000" w:rsidRDefault="00000000" w:rsidRPr="00000000" w14:paraId="000000DB">
            <w:pPr>
              <w:spacing w:after="60" w:before="60" w:line="276" w:lineRule="auto"/>
              <w:rPr>
                <w:color w:val="000000"/>
                <w:sz w:val="26"/>
                <w:szCs w:val="26"/>
              </w:rPr>
            </w:pPr>
            <w:r w:rsidDel="00000000" w:rsidR="00000000" w:rsidRPr="00000000">
              <w:rPr>
                <w:color w:val="000000"/>
                <w:sz w:val="26"/>
                <w:szCs w:val="26"/>
                <w:rtl w:val="0"/>
              </w:rPr>
              <w:t xml:space="preserve">View – Xem chi tiết dữ liệu</w:t>
            </w:r>
          </w:p>
        </w:tc>
      </w:tr>
      <w:tr>
        <w:trPr>
          <w:cantSplit w:val="0"/>
          <w:tblHeader w:val="0"/>
        </w:trPr>
        <w:tc>
          <w:tcPr>
            <w:vAlign w:val="center"/>
          </w:tcPr>
          <w:p w:rsidR="00000000" w:rsidDel="00000000" w:rsidP="00000000" w:rsidRDefault="00000000" w:rsidRPr="00000000" w14:paraId="000000DC">
            <w:pPr>
              <w:spacing w:after="60" w:before="60" w:line="276" w:lineRule="auto"/>
              <w:jc w:val="center"/>
              <w:rPr>
                <w:color w:val="000000"/>
                <w:sz w:val="26"/>
                <w:szCs w:val="26"/>
              </w:rPr>
            </w:pPr>
            <w:r w:rsidDel="00000000" w:rsidR="00000000" w:rsidRPr="00000000">
              <w:rPr>
                <w:color w:val="000000"/>
                <w:sz w:val="26"/>
                <w:szCs w:val="26"/>
                <w:rtl w:val="0"/>
              </w:rPr>
              <w:t xml:space="preserve">….</w:t>
            </w:r>
          </w:p>
        </w:tc>
        <w:tc>
          <w:tcPr>
            <w:vAlign w:val="center"/>
          </w:tcPr>
          <w:p w:rsidR="00000000" w:rsidDel="00000000" w:rsidP="00000000" w:rsidRDefault="00000000" w:rsidRPr="00000000" w14:paraId="000000DD">
            <w:pPr>
              <w:spacing w:after="60" w:before="60" w:line="276" w:lineRule="auto"/>
              <w:rPr>
                <w:color w:val="000000"/>
                <w:sz w:val="26"/>
                <w:szCs w:val="26"/>
              </w:rPr>
            </w:pPr>
            <w:r w:rsidDel="00000000" w:rsidR="00000000" w:rsidRPr="00000000">
              <w:rPr>
                <w:rtl w:val="0"/>
              </w:rPr>
            </w:r>
          </w:p>
        </w:tc>
      </w:tr>
    </w:tbl>
    <w:p w:rsidR="00000000" w:rsidDel="00000000" w:rsidP="00000000" w:rsidRDefault="00000000" w:rsidRPr="00000000" w14:paraId="000000DE">
      <w:pPr>
        <w:pStyle w:val="Heading2"/>
        <w:numPr>
          <w:ilvl w:val="1"/>
          <w:numId w:val="22"/>
        </w:numPr>
        <w:spacing w:after="60" w:before="120" w:lineRule="auto"/>
        <w:ind w:left="360" w:hanging="432"/>
        <w:rPr>
          <w:rFonts w:ascii="Times New Roman" w:cs="Times New Roman" w:eastAsia="Times New Roman" w:hAnsi="Times New Roman"/>
          <w:color w:val="000000"/>
          <w:sz w:val="26"/>
          <w:szCs w:val="26"/>
        </w:rPr>
      </w:pPr>
      <w:bookmarkStart w:colFirst="0" w:colLast="0" w:name="_q1udepv9p5a7" w:id="9"/>
      <w:bookmarkEnd w:id="9"/>
      <w:r w:rsidDel="00000000" w:rsidR="00000000" w:rsidRPr="00000000">
        <w:rPr>
          <w:color w:val="000000"/>
          <w:sz w:val="26"/>
          <w:szCs w:val="26"/>
          <w:rtl w:val="0"/>
        </w:rPr>
        <w:t xml:space="preserve">Các yêu cầu phi chức năng: N/A</w:t>
      </w:r>
    </w:p>
    <w:p w:rsidR="00000000" w:rsidDel="00000000" w:rsidP="00000000" w:rsidRDefault="00000000" w:rsidRPr="00000000" w14:paraId="000000DF">
      <w:pPr>
        <w:pStyle w:val="Heading1"/>
        <w:numPr>
          <w:ilvl w:val="0"/>
          <w:numId w:val="21"/>
        </w:numPr>
        <w:ind w:left="630" w:hanging="360"/>
        <w:rPr>
          <w:sz w:val="26"/>
          <w:szCs w:val="26"/>
        </w:rPr>
      </w:pPr>
      <w:bookmarkStart w:colFirst="0" w:colLast="0" w:name="_wotcsnteo4tm" w:id="10"/>
      <w:bookmarkEnd w:id="10"/>
      <w:r w:rsidDel="00000000" w:rsidR="00000000" w:rsidRPr="00000000">
        <w:rPr>
          <w:sz w:val="26"/>
          <w:szCs w:val="26"/>
          <w:rtl w:val="0"/>
        </w:rPr>
        <w:t xml:space="preserve">ĐẶC TẢ CÁC CHỨC NĂNG:</w:t>
      </w:r>
    </w:p>
    <w:tbl>
      <w:tblPr>
        <w:tblStyle w:val="Table7"/>
        <w:tblW w:w="9435.0" w:type="dxa"/>
        <w:jc w:val="left"/>
        <w:tblInd w:w="9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70"/>
        <w:gridCol w:w="7065"/>
        <w:tblGridChange w:id="0">
          <w:tblGrid>
            <w:gridCol w:w="2370"/>
            <w:gridCol w:w="7065"/>
          </w:tblGrid>
        </w:tblGridChange>
      </w:tblGrid>
      <w:tr>
        <w:trPr>
          <w:cantSplit w:val="0"/>
          <w:trHeight w:val="465" w:hRule="atLeast"/>
          <w:tblHeader w:val="0"/>
        </w:trPr>
        <w:tc>
          <w:tcPr>
            <w:shd w:fill="bdd7ee" w:val="clear"/>
            <w:vAlign w:val="center"/>
          </w:tcPr>
          <w:p w:rsidR="00000000" w:rsidDel="00000000" w:rsidP="00000000" w:rsidRDefault="00000000" w:rsidRPr="00000000" w14:paraId="000000E0">
            <w:pPr>
              <w:rPr>
                <w:color w:val="000000"/>
                <w:sz w:val="26"/>
                <w:szCs w:val="26"/>
              </w:rPr>
            </w:pPr>
            <w:r w:rsidDel="00000000" w:rsidR="00000000" w:rsidRPr="00000000">
              <w:rPr>
                <w:color w:val="000000"/>
                <w:sz w:val="26"/>
                <w:szCs w:val="26"/>
                <w:rtl w:val="0"/>
              </w:rPr>
              <w:t xml:space="preserve">Tài liệu thiết kế</w:t>
            </w:r>
          </w:p>
        </w:tc>
        <w:tc>
          <w:tcPr>
            <w:vAlign w:val="center"/>
          </w:tcPr>
          <w:p w:rsidR="00000000" w:rsidDel="00000000" w:rsidP="00000000" w:rsidRDefault="00000000" w:rsidRPr="00000000" w14:paraId="000000E1">
            <w:pPr>
              <w:rPr>
                <w:sz w:val="26"/>
                <w:szCs w:val="26"/>
              </w:rPr>
            </w:pPr>
            <w:r w:rsidDel="00000000" w:rsidR="00000000" w:rsidRPr="00000000">
              <w:rPr>
                <w:rtl w:val="0"/>
              </w:rPr>
            </w:r>
          </w:p>
        </w:tc>
      </w:tr>
    </w:tbl>
    <w:p w:rsidR="00000000" w:rsidDel="00000000" w:rsidP="00000000" w:rsidRDefault="00000000" w:rsidRPr="00000000" w14:paraId="000000E2">
      <w:pPr>
        <w:pStyle w:val="Heading2"/>
        <w:spacing w:after="0" w:lineRule="auto"/>
        <w:ind w:firstLine="720"/>
        <w:rPr/>
      </w:pPr>
      <w:r w:rsidDel="00000000" w:rsidR="00000000" w:rsidRPr="00000000">
        <w:rPr>
          <w:rtl w:val="0"/>
        </w:rPr>
        <w:t xml:space="preserve">I. Checkout FPT Play SA</w:t>
      </w:r>
    </w:p>
    <w:p w:rsidR="00000000" w:rsidDel="00000000" w:rsidP="00000000" w:rsidRDefault="00000000" w:rsidRPr="00000000" w14:paraId="000000E3">
      <w:pPr>
        <w:pStyle w:val="Heading3"/>
        <w:ind w:firstLine="720"/>
        <w:rPr/>
      </w:pPr>
      <w:bookmarkStart w:colFirst="0" w:colLast="0" w:name="_gm2zuu1r5rg0" w:id="11"/>
      <w:bookmarkEnd w:id="11"/>
      <w:r w:rsidDel="00000000" w:rsidR="00000000" w:rsidRPr="00000000">
        <w:rPr>
          <w:rtl w:val="0"/>
        </w:rPr>
        <w:t xml:space="preserve">1. Business Workflow</w:t>
      </w:r>
    </w:p>
    <w:p w:rsidR="00000000" w:rsidDel="00000000" w:rsidP="00000000" w:rsidRDefault="00000000" w:rsidRPr="00000000" w14:paraId="000000E4">
      <w:pPr>
        <w:spacing w:after="240" w:before="240" w:lineRule="auto"/>
        <w:ind w:left="720" w:firstLine="0"/>
        <w:rPr>
          <w:color w:val="000000"/>
        </w:rPr>
      </w:pPr>
      <w:r w:rsidDel="00000000" w:rsidR="00000000" w:rsidRPr="00000000">
        <w:rPr>
          <w:color w:val="000000"/>
          <w:rtl w:val="0"/>
        </w:rPr>
        <w:t xml:space="preserve">FPT Play SA là dịch vụ xem truyền hình trực tuyến.</w:t>
      </w:r>
    </w:p>
    <w:p w:rsidR="00000000" w:rsidDel="00000000" w:rsidP="00000000" w:rsidRDefault="00000000" w:rsidRPr="00000000" w14:paraId="000000E5">
      <w:pPr>
        <w:spacing w:after="240" w:before="240" w:lineRule="auto"/>
        <w:rPr>
          <w:color w:val="000000"/>
        </w:rPr>
      </w:pPr>
      <w:r w:rsidDel="00000000" w:rsidR="00000000" w:rsidRPr="00000000">
        <w:rPr>
          <w:color w:val="000000"/>
          <w:rtl w:val="0"/>
        </w:rPr>
        <w:t xml:space="preserve">Khách hàng đăng ký theo </w:t>
      </w:r>
      <w:r w:rsidDel="00000000" w:rsidR="00000000" w:rsidRPr="00000000">
        <w:rPr>
          <w:b w:val="1"/>
          <w:bCs w:val="1"/>
          <w:color w:val="000000"/>
          <w:rtl w:val="0"/>
        </w:rPr>
        <w:t xml:space="preserve">chu kỳ sử dụng</w:t>
      </w:r>
      <w:r w:rsidDel="00000000" w:rsidR="00000000" w:rsidRPr="00000000">
        <w:rPr>
          <w:color w:val="000000"/>
          <w:rtl w:val="0"/>
        </w:rPr>
        <w:t xml:space="preserve">.</w:t>
      </w:r>
    </w:p>
    <w:p w:rsidR="00000000" w:rsidDel="00000000" w:rsidP="00000000" w:rsidRDefault="00000000" w:rsidRPr="00000000" w14:paraId="000000E6">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0E7">
      <w:pPr>
        <w:numPr>
          <w:ilvl w:val="0"/>
          <w:numId w:val="10"/>
        </w:numPr>
        <w:spacing w:after="0" w:afterAutospacing="0" w:before="240" w:lineRule="auto"/>
        <w:ind w:left="720" w:hanging="360"/>
        <w:rPr>
          <w:color w:val="000000"/>
        </w:rPr>
      </w:pPr>
      <w:r w:rsidDel="00000000" w:rsidR="00000000" w:rsidRPr="00000000">
        <w:rPr>
          <w:color w:val="000000"/>
          <w:rtl w:val="0"/>
        </w:rPr>
        <w:t xml:space="preserve">1 tháng</w:t>
      </w:r>
    </w:p>
    <w:p w:rsidR="00000000" w:rsidDel="00000000" w:rsidP="00000000" w:rsidRDefault="00000000" w:rsidRPr="00000000" w14:paraId="000000E8">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3 tháng</w:t>
      </w:r>
    </w:p>
    <w:p w:rsidR="00000000" w:rsidDel="00000000" w:rsidP="00000000" w:rsidRDefault="00000000" w:rsidRPr="00000000" w14:paraId="000000E9">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6 tháng</w:t>
      </w:r>
    </w:p>
    <w:p w:rsidR="00000000" w:rsidDel="00000000" w:rsidP="00000000" w:rsidRDefault="00000000" w:rsidRPr="00000000" w14:paraId="000000EA">
      <w:pPr>
        <w:numPr>
          <w:ilvl w:val="0"/>
          <w:numId w:val="10"/>
        </w:numPr>
        <w:spacing w:after="240" w:before="0" w:beforeAutospacing="0" w:lineRule="auto"/>
        <w:ind w:left="720" w:hanging="360"/>
        <w:rPr>
          <w:color w:val="000000"/>
        </w:rPr>
      </w:pPr>
      <w:r w:rsidDel="00000000" w:rsidR="00000000" w:rsidRPr="00000000">
        <w:rPr>
          <w:color w:val="000000"/>
          <w:rtl w:val="0"/>
        </w:rPr>
        <w:t xml:space="preserve">12 tháng</w:t>
      </w:r>
    </w:p>
    <w:p w:rsidR="00000000" w:rsidDel="00000000" w:rsidP="00000000" w:rsidRDefault="00000000" w:rsidRPr="00000000" w14:paraId="000000EB">
      <w:pPr>
        <w:spacing w:after="240" w:before="240" w:lineRule="auto"/>
        <w:rPr>
          <w:color w:val="000000"/>
        </w:rPr>
      </w:pPr>
      <w:r w:rsidDel="00000000" w:rsidR="00000000" w:rsidRPr="00000000">
        <w:rPr>
          <w:color w:val="000000"/>
          <w:rtl w:val="0"/>
        </w:rPr>
        <w:t xml:space="preserve">Các chu kỳ này được cấu hình từ hệ thống QLCS.</w:t>
      </w:r>
      <w:r w:rsidDel="00000000" w:rsidR="00000000" w:rsidRPr="00000000">
        <w:rPr>
          <w:rtl w:val="0"/>
        </w:rPr>
      </w:r>
    </w:p>
    <w:p w:rsidR="00000000" w:rsidDel="00000000" w:rsidP="00000000" w:rsidRDefault="00000000" w:rsidRPr="00000000" w14:paraId="000000EC">
      <w:pPr>
        <w:keepNext w:val="0"/>
        <w:keepLines w:val="0"/>
        <w:spacing w:after="80" w:before="360" w:lineRule="auto"/>
        <w:ind w:left="0" w:firstLine="0"/>
        <w:rPr>
          <w:b w:val="1"/>
          <w:bCs w:val="1"/>
        </w:rPr>
      </w:pPr>
      <w:r w:rsidDel="00000000" w:rsidR="00000000" w:rsidRPr="00000000">
        <w:rPr>
          <w:b w:val="1"/>
          <w:bCs w:val="1"/>
          <w:rtl w:val="0"/>
        </w:rPr>
        <w:t xml:space="preserve">Bước 1: Khách hàng mở màn hình Checkout</w:t>
      </w:r>
    </w:p>
    <w:p w:rsidR="00000000" w:rsidDel="00000000" w:rsidP="00000000" w:rsidRDefault="00000000" w:rsidRPr="00000000" w14:paraId="000000ED">
      <w:pPr>
        <w:spacing w:after="240" w:before="240" w:lineRule="auto"/>
        <w:rPr>
          <w:color w:val="000000"/>
        </w:rPr>
      </w:pPr>
      <w:r w:rsidDel="00000000" w:rsidR="00000000" w:rsidRPr="00000000">
        <w:rPr>
          <w:color w:val="000000"/>
          <w:rtl w:val="0"/>
        </w:rPr>
        <w:t xml:space="preserve">Khách hàng đã chọn sản phẩm từ trang chi tiết sản phẩm và chuyển sang màn hình Checkout.</w:t>
      </w:r>
    </w:p>
    <w:p w:rsidR="00000000" w:rsidDel="00000000" w:rsidP="00000000" w:rsidRDefault="00000000" w:rsidRPr="00000000" w14:paraId="000000EE">
      <w:pPr>
        <w:spacing w:after="240" w:before="240" w:lineRule="auto"/>
        <w:rPr>
          <w:color w:val="000000"/>
        </w:rPr>
      </w:pPr>
      <w:r w:rsidDel="00000000" w:rsidR="00000000" w:rsidRPr="00000000">
        <w:rPr>
          <w:color w:val="000000"/>
          <w:rtl w:val="0"/>
        </w:rPr>
        <w:t xml:space="preserve">Hệ thống sẽ hiển thị:</w:t>
      </w:r>
    </w:p>
    <w:p w:rsidR="00000000" w:rsidDel="00000000" w:rsidP="00000000" w:rsidRDefault="00000000" w:rsidRPr="00000000" w14:paraId="000000EF">
      <w:pPr>
        <w:numPr>
          <w:ilvl w:val="0"/>
          <w:numId w:val="6"/>
        </w:numPr>
        <w:spacing w:after="0" w:afterAutospacing="0" w:before="240" w:lineRule="auto"/>
        <w:ind w:left="720" w:hanging="360"/>
        <w:rPr>
          <w:color w:val="000000"/>
        </w:rPr>
      </w:pPr>
      <w:r w:rsidDel="00000000" w:rsidR="00000000" w:rsidRPr="00000000">
        <w:rPr>
          <w:color w:val="000000"/>
          <w:rtl w:val="0"/>
        </w:rPr>
        <w:t xml:space="preserve">Thông tin sản phẩm đã chọn</w:t>
      </w:r>
    </w:p>
    <w:p w:rsidR="00000000" w:rsidDel="00000000" w:rsidP="00000000" w:rsidRDefault="00000000" w:rsidRPr="00000000" w14:paraId="000000F0">
      <w:pPr>
        <w:numPr>
          <w:ilvl w:val="0"/>
          <w:numId w:val="6"/>
        </w:numPr>
        <w:spacing w:after="0" w:afterAutospacing="0" w:before="0" w:beforeAutospacing="0" w:lineRule="auto"/>
        <w:ind w:left="720" w:hanging="360"/>
        <w:rPr>
          <w:color w:val="000000"/>
        </w:rPr>
      </w:pPr>
      <w:r w:rsidDel="00000000" w:rsidR="00000000" w:rsidRPr="00000000">
        <w:rPr>
          <w:color w:val="000000"/>
          <w:rtl w:val="0"/>
        </w:rPr>
        <w:t xml:space="preserve">Giá dịch vụ</w:t>
      </w:r>
    </w:p>
    <w:p w:rsidR="00000000" w:rsidDel="00000000" w:rsidP="00000000" w:rsidRDefault="00000000" w:rsidRPr="00000000" w14:paraId="000000F1">
      <w:pPr>
        <w:numPr>
          <w:ilvl w:val="0"/>
          <w:numId w:val="6"/>
        </w:numPr>
        <w:spacing w:after="0" w:afterAutospacing="0" w:before="0" w:beforeAutospacing="0" w:lineRule="auto"/>
        <w:ind w:left="720" w:hanging="360"/>
        <w:rPr>
          <w:color w:val="000000"/>
        </w:rPr>
      </w:pPr>
      <w:r w:rsidDel="00000000" w:rsidR="00000000" w:rsidRPr="00000000">
        <w:rPr>
          <w:color w:val="000000"/>
          <w:rtl w:val="0"/>
        </w:rPr>
        <w:t xml:space="preserve">Các thông tin cần nhập của khách hàng</w:t>
      </w:r>
    </w:p>
    <w:p w:rsidR="00000000" w:rsidDel="00000000" w:rsidP="00000000" w:rsidRDefault="00000000" w:rsidRPr="00000000" w14:paraId="000000F2">
      <w:pPr>
        <w:numPr>
          <w:ilvl w:val="0"/>
          <w:numId w:val="6"/>
        </w:numPr>
        <w:spacing w:after="240" w:before="0" w:beforeAutospacing="0" w:lineRule="auto"/>
        <w:ind w:left="720" w:hanging="360"/>
        <w:rPr>
          <w:color w:val="000000"/>
        </w:rPr>
      </w:pPr>
      <w:r w:rsidDel="00000000" w:rsidR="00000000" w:rsidRPr="00000000">
        <w:rPr>
          <w:color w:val="000000"/>
          <w:rtl w:val="0"/>
        </w:rPr>
        <w:t xml:space="preserve">Các phương thức thanh toán có thể sử dụng</w:t>
      </w:r>
    </w:p>
    <w:p w:rsidR="00000000" w:rsidDel="00000000" w:rsidP="00000000" w:rsidRDefault="00000000" w:rsidRPr="00000000" w14:paraId="000000F3">
      <w:pPr>
        <w:spacing w:after="240" w:before="240" w:lineRule="auto"/>
        <w:rPr>
          <w:color w:val="000000"/>
        </w:rPr>
      </w:pPr>
      <w:r w:rsidDel="00000000" w:rsidR="00000000" w:rsidRPr="00000000">
        <w:rPr>
          <w:color w:val="000000"/>
          <w:rtl w:val="0"/>
        </w:rPr>
        <w:t xml:space="preserve">Lưu ý:</w:t>
      </w:r>
    </w:p>
    <w:p w:rsidR="00000000" w:rsidDel="00000000" w:rsidP="00000000" w:rsidRDefault="00000000" w:rsidRPr="00000000" w14:paraId="000000F4">
      <w:pPr>
        <w:spacing w:after="240" w:before="240" w:lineRule="auto"/>
        <w:rPr>
          <w:color w:val="000000"/>
        </w:rPr>
      </w:pPr>
      <w:r w:rsidDel="00000000" w:rsidR="00000000" w:rsidRPr="00000000">
        <w:rPr>
          <w:color w:val="000000"/>
          <w:rtl w:val="0"/>
        </w:rPr>
        <w:t xml:space="preserve">Khách hàng không được chỉnh sửa sản phẩm tại màn hình này.</w:t>
        <w:br w:type="textWrapping"/>
        <w:t xml:space="preserve"> Nếu muốn thay đổi sản phẩm, khách hàng phải quay lại trang chi tiết sản phẩm.</w:t>
      </w:r>
    </w:p>
    <w:p w:rsidR="00000000" w:rsidDel="00000000" w:rsidP="00000000" w:rsidRDefault="00000000" w:rsidRPr="00000000" w14:paraId="000000F5">
      <w:pPr>
        <w:keepNext w:val="0"/>
        <w:keepLines w:val="0"/>
        <w:spacing w:after="80" w:before="360" w:lineRule="auto"/>
        <w:ind w:firstLine="720"/>
        <w:rPr>
          <w:b w:val="1"/>
          <w:bCs w:val="1"/>
        </w:rPr>
      </w:pPr>
      <w:r w:rsidDel="00000000" w:rsidR="00000000" w:rsidRPr="00000000">
        <w:rPr>
          <w:b w:val="1"/>
          <w:bCs w:val="1"/>
          <w:rtl w:val="0"/>
        </w:rPr>
        <w:t xml:space="preserve">Bước 2: Khách hàng nhập thông tin cá nhân</w:t>
      </w:r>
    </w:p>
    <w:p w:rsidR="00000000" w:rsidDel="00000000" w:rsidP="00000000" w:rsidRDefault="00000000" w:rsidRPr="00000000" w14:paraId="000000F6">
      <w:pPr>
        <w:spacing w:after="240" w:before="240" w:lineRule="auto"/>
        <w:rPr>
          <w:color w:val="000000"/>
        </w:rPr>
      </w:pPr>
      <w:r w:rsidDel="00000000" w:rsidR="00000000" w:rsidRPr="00000000">
        <w:rPr>
          <w:color w:val="000000"/>
          <w:rtl w:val="0"/>
        </w:rPr>
        <w:t xml:space="preserve">Khách hàng nhập các thông tin cá nhân:</w:t>
      </w:r>
    </w:p>
    <w:p w:rsidR="00000000" w:rsidDel="00000000" w:rsidP="00000000" w:rsidRDefault="00000000" w:rsidRPr="00000000" w14:paraId="000000F7">
      <w:pPr>
        <w:numPr>
          <w:ilvl w:val="0"/>
          <w:numId w:val="12"/>
        </w:numPr>
        <w:spacing w:after="240" w:before="240" w:lineRule="auto"/>
        <w:ind w:left="720" w:hanging="360"/>
        <w:rPr>
          <w:color w:val="000000"/>
        </w:rPr>
      </w:pPr>
      <w:r w:rsidDel="00000000" w:rsidR="00000000" w:rsidRPr="00000000">
        <w:rPr>
          <w:color w:val="000000"/>
          <w:rtl w:val="0"/>
        </w:rPr>
        <w:t xml:space="preserve">Số điện thoại : SĐT này dùng để: Kích hoạt dịch vụ, Đăng nhập dịch vụ</w:t>
      </w:r>
    </w:p>
    <w:p w:rsidR="00000000" w:rsidDel="00000000" w:rsidP="00000000" w:rsidRDefault="00000000" w:rsidRPr="00000000" w14:paraId="000000F8">
      <w:pPr>
        <w:spacing w:after="240" w:before="240" w:lineRule="auto"/>
        <w:rPr>
          <w:color w:val="000000"/>
        </w:rPr>
      </w:pPr>
      <w:r w:rsidDel="00000000" w:rsidR="00000000" w:rsidRPr="00000000">
        <w:rPr>
          <w:color w:val="000000"/>
          <w:rtl w:val="0"/>
        </w:rPr>
        <w:t xml:space="preserve">=&gt; Hệ thống sẽ kiểm tra:</w:t>
      </w:r>
    </w:p>
    <w:p w:rsidR="00000000" w:rsidDel="00000000" w:rsidP="00000000" w:rsidRDefault="00000000" w:rsidRPr="00000000" w14:paraId="000000F9">
      <w:pPr>
        <w:numPr>
          <w:ilvl w:val="0"/>
          <w:numId w:val="18"/>
        </w:numPr>
        <w:spacing w:after="0" w:afterAutospacing="0" w:before="240" w:lineRule="auto"/>
        <w:ind w:left="720" w:hanging="360"/>
        <w:rPr>
          <w:color w:val="000000"/>
        </w:rPr>
      </w:pPr>
      <w:r w:rsidDel="00000000" w:rsidR="00000000" w:rsidRPr="00000000">
        <w:rPr>
          <w:color w:val="000000"/>
          <w:rtl w:val="0"/>
        </w:rPr>
        <w:t xml:space="preserve">Thông tin đã nhập có đầy đủ hay chưa</w:t>
      </w:r>
    </w:p>
    <w:p w:rsidR="00000000" w:rsidDel="00000000" w:rsidP="00000000" w:rsidRDefault="00000000" w:rsidRPr="00000000" w14:paraId="000000FA">
      <w:pPr>
        <w:numPr>
          <w:ilvl w:val="0"/>
          <w:numId w:val="18"/>
        </w:numPr>
        <w:spacing w:after="240" w:before="0" w:beforeAutospacing="0" w:lineRule="auto"/>
        <w:ind w:left="720" w:hanging="360"/>
        <w:rPr>
          <w:color w:val="000000"/>
        </w:rPr>
      </w:pPr>
      <w:r w:rsidDel="00000000" w:rsidR="00000000" w:rsidRPr="00000000">
        <w:rPr>
          <w:color w:val="000000"/>
          <w:rtl w:val="0"/>
        </w:rPr>
        <w:t xml:space="preserve">Số điện thoại có đúng định dạng hay không</w:t>
      </w:r>
    </w:p>
    <w:p w:rsidR="00000000" w:rsidDel="00000000" w:rsidP="00000000" w:rsidRDefault="00000000" w:rsidRPr="00000000" w14:paraId="000000FB">
      <w:pPr>
        <w:spacing w:after="240" w:before="240" w:lineRule="auto"/>
        <w:rPr>
          <w:color w:val="000000"/>
        </w:rPr>
      </w:pPr>
      <w:r w:rsidDel="00000000" w:rsidR="00000000" w:rsidRPr="00000000">
        <w:rPr>
          <w:color w:val="000000"/>
          <w:rtl w:val="0"/>
        </w:rPr>
        <w:t xml:space="preserve">Nếu thông tin không hợp lệ, hệ thống sẽ hiển thị thông báo để khách hàng chỉnh sửa.</w:t>
      </w:r>
    </w:p>
    <w:p w:rsidR="00000000" w:rsidDel="00000000" w:rsidP="00000000" w:rsidRDefault="00000000" w:rsidRPr="00000000" w14:paraId="000000FC">
      <w:pPr>
        <w:numPr>
          <w:ilvl w:val="0"/>
          <w:numId w:val="12"/>
        </w:numPr>
        <w:spacing w:after="240" w:before="240" w:lineRule="auto"/>
        <w:ind w:left="720" w:hanging="360"/>
        <w:rPr>
          <w:color w:val="000000"/>
        </w:rPr>
      </w:pPr>
      <w:r w:rsidDel="00000000" w:rsidR="00000000" w:rsidRPr="00000000">
        <w:rPr>
          <w:color w:val="000000"/>
          <w:rtl w:val="0"/>
        </w:rPr>
        <w:t xml:space="preserve">Địa chỉ lắp đặt (Optional): Nhập thông tin địa chỉ (không bắt buộc) : Các thông tin địa chỉ lắp đặt này là bổ sung cho dịch vụ do mong muốn lấy thêm thông tin để Sale, một số CT ưu đãi được bổ sung (VD: Nếu KH nhập thông tin địa chỉ, KH sẽ được nhận giá ưu đãi)</w:t>
      </w:r>
    </w:p>
    <w:p w:rsidR="00000000" w:rsidDel="00000000" w:rsidP="00000000" w:rsidRDefault="00000000" w:rsidRPr="00000000" w14:paraId="000000FD">
      <w:pPr>
        <w:spacing w:after="240" w:before="240" w:lineRule="auto"/>
        <w:rPr>
          <w:color w:val="000000"/>
        </w:rPr>
      </w:pPr>
      <w:r w:rsidDel="00000000" w:rsidR="00000000" w:rsidRPr="00000000">
        <w:rPr>
          <w:color w:val="000000"/>
          <w:rtl w:val="0"/>
        </w:rPr>
        <w:t xml:space="preserve">Khách hàng có thể chọn một trong hai cách kích hoạt:</w:t>
      </w:r>
    </w:p>
    <w:p w:rsidR="00000000" w:rsidDel="00000000" w:rsidP="00000000" w:rsidRDefault="00000000" w:rsidRPr="00000000" w14:paraId="000000FE">
      <w:pPr>
        <w:numPr>
          <w:ilvl w:val="0"/>
          <w:numId w:val="11"/>
        </w:numPr>
        <w:spacing w:after="80" w:before="280" w:lineRule="auto"/>
        <w:rPr>
          <w:color w:val="000000"/>
        </w:rPr>
      </w:pPr>
      <w:r w:rsidDel="00000000" w:rsidR="00000000" w:rsidRPr="00000000">
        <w:rPr>
          <w:color w:val="000000"/>
          <w:rtl w:val="0"/>
        </w:rPr>
        <w:t xml:space="preserve">Tài khoản tự động kích hoạt</w:t>
      </w:r>
    </w:p>
    <w:p w:rsidR="00000000" w:rsidDel="00000000" w:rsidP="00000000" w:rsidRDefault="00000000" w:rsidRPr="00000000" w14:paraId="000000FF">
      <w:pPr>
        <w:spacing w:after="240" w:before="240" w:lineRule="auto"/>
        <w:rPr>
          <w:color w:val="000000"/>
        </w:rPr>
      </w:pPr>
      <w:r w:rsidDel="00000000" w:rsidR="00000000" w:rsidRPr="00000000">
        <w:rPr>
          <w:color w:val="000000"/>
          <w:rtl w:val="0"/>
        </w:rPr>
        <w:t xml:space="preserve">Sau khi thanh toán thành công:</w:t>
      </w:r>
    </w:p>
    <w:p w:rsidR="00000000" w:rsidDel="00000000" w:rsidP="00000000" w:rsidRDefault="00000000" w:rsidRPr="00000000" w14:paraId="00000100">
      <w:pPr>
        <w:spacing w:after="240" w:before="240" w:lineRule="auto"/>
        <w:rPr>
          <w:color w:val="000000"/>
        </w:rPr>
      </w:pPr>
      <w:r w:rsidDel="00000000" w:rsidR="00000000" w:rsidRPr="00000000">
        <w:rPr>
          <w:color w:val="000000"/>
          <w:rtl w:val="0"/>
        </w:rPr>
        <w:t xml:space="preserve">Tài khoản FPT Play sẽ được kích hoạt ngay.</w:t>
      </w:r>
    </w:p>
    <w:p w:rsidR="00000000" w:rsidDel="00000000" w:rsidP="00000000" w:rsidRDefault="00000000" w:rsidRPr="00000000" w14:paraId="00000101">
      <w:pPr>
        <w:spacing w:after="240" w:before="240" w:lineRule="auto"/>
        <w:rPr>
          <w:color w:val="000000"/>
        </w:rPr>
      </w:pPr>
      <w:r w:rsidDel="00000000" w:rsidR="00000000" w:rsidRPr="00000000">
        <w:rPr>
          <w:color w:val="000000"/>
          <w:rtl w:val="0"/>
        </w:rPr>
        <w:t xml:space="preserve">Khách hàng có thể đăng nhập và sử dụng dịch vụ.</w:t>
      </w:r>
    </w:p>
    <w:p w:rsidR="00000000" w:rsidDel="00000000" w:rsidP="00000000" w:rsidRDefault="00000000" w:rsidRPr="00000000" w14:paraId="00000102">
      <w:pPr>
        <w:numPr>
          <w:ilvl w:val="0"/>
          <w:numId w:val="17"/>
        </w:numPr>
        <w:spacing w:after="80" w:before="280" w:lineRule="auto"/>
        <w:rPr>
          <w:color w:val="000000"/>
        </w:rPr>
      </w:pPr>
      <w:r w:rsidDel="00000000" w:rsidR="00000000" w:rsidRPr="00000000">
        <w:rPr>
          <w:color w:val="000000"/>
          <w:rtl w:val="0"/>
        </w:rPr>
        <w:t xml:space="preserve">Nhận mã kích hoạt</w:t>
      </w:r>
    </w:p>
    <w:p w:rsidR="00000000" w:rsidDel="00000000" w:rsidP="00000000" w:rsidRDefault="00000000" w:rsidRPr="00000000" w14:paraId="00000103">
      <w:pPr>
        <w:spacing w:after="240" w:before="240" w:lineRule="auto"/>
        <w:rPr>
          <w:color w:val="000000"/>
        </w:rPr>
      </w:pPr>
      <w:r w:rsidDel="00000000" w:rsidR="00000000" w:rsidRPr="00000000">
        <w:rPr>
          <w:color w:val="000000"/>
          <w:rtl w:val="0"/>
        </w:rPr>
        <w:t xml:space="preserve">Sau khi thanh toán:</w:t>
      </w:r>
    </w:p>
    <w:p w:rsidR="00000000" w:rsidDel="00000000" w:rsidP="00000000" w:rsidRDefault="00000000" w:rsidRPr="00000000" w14:paraId="00000104">
      <w:pPr>
        <w:spacing w:after="240" w:before="240" w:lineRule="auto"/>
        <w:rPr>
          <w:color w:val="000000"/>
        </w:rPr>
      </w:pPr>
      <w:r w:rsidDel="00000000" w:rsidR="00000000" w:rsidRPr="00000000">
        <w:rPr>
          <w:color w:val="000000"/>
          <w:rtl w:val="0"/>
        </w:rPr>
        <w:t xml:space="preserve">Khách hàng sẽ nhận được </w:t>
      </w:r>
      <w:r w:rsidDel="00000000" w:rsidR="00000000" w:rsidRPr="00000000">
        <w:rPr>
          <w:b w:val="1"/>
          <w:bCs w:val="1"/>
          <w:color w:val="000000"/>
          <w:rtl w:val="0"/>
        </w:rPr>
        <w:t xml:space="preserve">mã kích hoạt qua SMS</w:t>
      </w:r>
      <w:r w:rsidDel="00000000" w:rsidR="00000000" w:rsidRPr="00000000">
        <w:rPr>
          <w:color w:val="000000"/>
          <w:rtl w:val="0"/>
        </w:rPr>
        <w:t xml:space="preserve">.</w:t>
      </w:r>
    </w:p>
    <w:p w:rsidR="00000000" w:rsidDel="00000000" w:rsidP="00000000" w:rsidRDefault="00000000" w:rsidRPr="00000000" w14:paraId="00000105">
      <w:pPr>
        <w:spacing w:after="240" w:before="240" w:lineRule="auto"/>
        <w:rPr>
          <w:color w:val="000000"/>
        </w:rPr>
      </w:pPr>
      <w:r w:rsidDel="00000000" w:rsidR="00000000" w:rsidRPr="00000000">
        <w:rPr>
          <w:color w:val="000000"/>
          <w:rtl w:val="0"/>
        </w:rPr>
        <w:t xml:space="preserve">Khách hàng cần nhập mã này để kích hoạt dịch vụ.</w:t>
      </w:r>
    </w:p>
    <w:p w:rsidR="00000000" w:rsidDel="00000000" w:rsidP="00000000" w:rsidRDefault="00000000" w:rsidRPr="00000000" w14:paraId="00000106">
      <w:pPr>
        <w:keepNext w:val="0"/>
        <w:keepLines w:val="0"/>
        <w:spacing w:after="80" w:before="360" w:lineRule="auto"/>
        <w:ind w:firstLine="720"/>
        <w:rPr>
          <w:b w:val="1"/>
          <w:bCs w:val="1"/>
        </w:rPr>
      </w:pPr>
      <w:r w:rsidDel="00000000" w:rsidR="00000000" w:rsidRPr="00000000">
        <w:rPr>
          <w:b w:val="1"/>
          <w:bCs w:val="1"/>
          <w:rtl w:val="0"/>
        </w:rPr>
        <w:t xml:space="preserve">Bước 3: Khách hàng chọn phương thức thanh toán</w:t>
      </w:r>
    </w:p>
    <w:p w:rsidR="00000000" w:rsidDel="00000000" w:rsidP="00000000" w:rsidRDefault="00000000" w:rsidRPr="00000000" w14:paraId="00000107">
      <w:pPr>
        <w:spacing w:after="240" w:before="240" w:lineRule="auto"/>
        <w:rPr>
          <w:color w:val="000000"/>
        </w:rPr>
      </w:pPr>
      <w:r w:rsidDel="00000000" w:rsidR="00000000" w:rsidRPr="00000000">
        <w:rPr>
          <w:color w:val="000000"/>
          <w:rtl w:val="0"/>
        </w:rPr>
        <w:t xml:space="preserve">Màn hình sẽ hiển thị các phương thức thanh toán được hỗ trợ cho dịch vụ.</w:t>
      </w:r>
    </w:p>
    <w:p w:rsidR="00000000" w:rsidDel="00000000" w:rsidP="00000000" w:rsidRDefault="00000000" w:rsidRPr="00000000" w14:paraId="00000108">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109">
      <w:pPr>
        <w:numPr>
          <w:ilvl w:val="0"/>
          <w:numId w:val="16"/>
        </w:numPr>
        <w:spacing w:after="0" w:afterAutospacing="0" w:before="240" w:lineRule="auto"/>
        <w:ind w:left="720" w:hanging="360"/>
        <w:rPr>
          <w:color w:val="000000"/>
        </w:rPr>
      </w:pPr>
      <w:r w:rsidDel="00000000" w:rsidR="00000000" w:rsidRPr="00000000">
        <w:rPr>
          <w:color w:val="000000"/>
          <w:rtl w:val="0"/>
        </w:rPr>
        <w:t xml:space="preserve">VietQR</w:t>
      </w:r>
    </w:p>
    <w:p w:rsidR="00000000" w:rsidDel="00000000" w:rsidP="00000000" w:rsidRDefault="00000000" w:rsidRPr="00000000" w14:paraId="0000010A">
      <w:pPr>
        <w:numPr>
          <w:ilvl w:val="0"/>
          <w:numId w:val="16"/>
        </w:numPr>
        <w:spacing w:after="0" w:afterAutospacing="0" w:before="0" w:beforeAutospacing="0" w:lineRule="auto"/>
        <w:ind w:left="720" w:hanging="360"/>
        <w:rPr>
          <w:color w:val="000000"/>
        </w:rPr>
      </w:pPr>
      <w:r w:rsidDel="00000000" w:rsidR="00000000" w:rsidRPr="00000000">
        <w:rPr>
          <w:color w:val="000000"/>
          <w:rtl w:val="0"/>
        </w:rPr>
        <w:t xml:space="preserve">Ví MoMo</w:t>
      </w:r>
    </w:p>
    <w:p w:rsidR="00000000" w:rsidDel="00000000" w:rsidP="00000000" w:rsidRDefault="00000000" w:rsidRPr="00000000" w14:paraId="0000010B">
      <w:pPr>
        <w:numPr>
          <w:ilvl w:val="0"/>
          <w:numId w:val="16"/>
        </w:numPr>
        <w:spacing w:after="0" w:afterAutospacing="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10C">
      <w:pPr>
        <w:numPr>
          <w:ilvl w:val="0"/>
          <w:numId w:val="16"/>
        </w:numPr>
        <w:spacing w:after="240" w:before="0" w:beforeAutospacing="0" w:lineRule="auto"/>
        <w:ind w:left="720" w:hanging="360"/>
        <w:rPr>
          <w:color w:val="000000"/>
        </w:rPr>
      </w:pPr>
      <w:r w:rsidDel="00000000" w:rsidR="00000000" w:rsidRPr="00000000">
        <w:rPr>
          <w:color w:val="000000"/>
          <w:rtl w:val="0"/>
        </w:rPr>
        <w:t xml:space="preserve">Thẻ quốc tế</w:t>
      </w:r>
    </w:p>
    <w:p w:rsidR="00000000" w:rsidDel="00000000" w:rsidP="00000000" w:rsidRDefault="00000000" w:rsidRPr="00000000" w14:paraId="0000010D">
      <w:pPr>
        <w:spacing w:after="240" w:before="240" w:lineRule="auto"/>
        <w:rPr>
          <w:color w:val="000000"/>
        </w:rPr>
      </w:pPr>
      <w:r w:rsidDel="00000000" w:rsidR="00000000" w:rsidRPr="00000000">
        <w:rPr>
          <w:color w:val="000000"/>
          <w:rtl w:val="0"/>
        </w:rPr>
        <w:t xml:space="preserve">Danh sách phương thức thanh toán này được cấu hình từ hệ thống. Đối với PTTT mối DV sẽ có những CTKM khác nhau nên mong muốn có thể cấu hình được thông tin KM trên CMS để chủ động ON/OFF thông tin content truyền thông ưu đãi. Không bị gộp chung với các DV khác. </w:t>
      </w:r>
    </w:p>
    <w:p w:rsidR="00000000" w:rsidDel="00000000" w:rsidP="00000000" w:rsidRDefault="00000000" w:rsidRPr="00000000" w14:paraId="0000010E">
      <w:pPr>
        <w:spacing w:after="240" w:before="240" w:lineRule="auto"/>
        <w:rPr>
          <w:color w:val="000000"/>
        </w:rPr>
      </w:pPr>
      <w:r w:rsidDel="00000000" w:rsidR="00000000" w:rsidRPr="00000000">
        <w:rPr>
          <w:color w:val="000000"/>
          <w:rtl w:val="0"/>
        </w:rPr>
        <w:t xml:space="preserve">Thứ tự có thể sắp xếp thứ tự theo từng DV.</w:t>
      </w:r>
    </w:p>
    <w:p w:rsidR="00000000" w:rsidDel="00000000" w:rsidP="00000000" w:rsidRDefault="00000000" w:rsidRPr="00000000" w14:paraId="0000010F">
      <w:pPr>
        <w:spacing w:after="240" w:before="240" w:lineRule="auto"/>
        <w:rPr>
          <w:color w:val="000000"/>
        </w:rPr>
      </w:pPr>
      <w:r w:rsidDel="00000000" w:rsidR="00000000" w:rsidRPr="00000000">
        <w:rPr>
          <w:color w:val="000000"/>
          <w:rtl w:val="0"/>
        </w:rPr>
        <w:t xml:space="preserve">Khách hàng chọn một phương thức để thanh toán.</w:t>
      </w:r>
    </w:p>
    <w:p w:rsidR="00000000" w:rsidDel="00000000" w:rsidP="00000000" w:rsidRDefault="00000000" w:rsidRPr="00000000" w14:paraId="00000110">
      <w:pPr>
        <w:keepNext w:val="0"/>
        <w:keepLines w:val="0"/>
        <w:spacing w:after="80" w:before="360" w:lineRule="auto"/>
        <w:ind w:firstLine="720"/>
        <w:rPr>
          <w:b w:val="1"/>
          <w:bCs w:val="1"/>
        </w:rPr>
      </w:pPr>
      <w:r w:rsidDel="00000000" w:rsidR="00000000" w:rsidRPr="00000000">
        <w:rPr>
          <w:b w:val="1"/>
          <w:bCs w:val="1"/>
          <w:rtl w:val="0"/>
        </w:rPr>
        <w:t xml:space="preserve">Bước 5: Khách hàng chọn ưu đãi (Voucher) (Luồng và rule voucher sẽ được mô tả ở 1 Chức năng riêng.</w:t>
      </w:r>
    </w:p>
    <w:p w:rsidR="00000000" w:rsidDel="00000000" w:rsidP="00000000" w:rsidRDefault="00000000" w:rsidRPr="00000000" w14:paraId="00000111">
      <w:pPr>
        <w:spacing w:after="240" w:before="240" w:lineRule="auto"/>
        <w:rPr>
          <w:color w:val="000000"/>
        </w:rPr>
      </w:pPr>
      <w:r w:rsidDel="00000000" w:rsidR="00000000" w:rsidRPr="00000000">
        <w:rPr>
          <w:color w:val="000000"/>
          <w:rtl w:val="0"/>
        </w:rPr>
        <w:t xml:space="preserve">Khách hàng có thể chọn voucher nếu đủ điều kiện.</w:t>
      </w:r>
    </w:p>
    <w:p w:rsidR="00000000" w:rsidDel="00000000" w:rsidP="00000000" w:rsidRDefault="00000000" w:rsidRPr="00000000" w14:paraId="00000112">
      <w:pPr>
        <w:spacing w:after="240" w:before="240" w:lineRule="auto"/>
        <w:rPr>
          <w:color w:val="000000"/>
        </w:rPr>
      </w:pPr>
      <w:r w:rsidDel="00000000" w:rsidR="00000000" w:rsidRPr="00000000">
        <w:rPr>
          <w:color w:val="000000"/>
          <w:rtl w:val="0"/>
        </w:rPr>
        <w:t xml:space="preserve">Khi khách hàng chọn voucher, hệ thống sẽ kiểm tra:</w:t>
      </w:r>
    </w:p>
    <w:p w:rsidR="00000000" w:rsidDel="00000000" w:rsidP="00000000" w:rsidRDefault="00000000" w:rsidRPr="00000000" w14:paraId="00000113">
      <w:pPr>
        <w:numPr>
          <w:ilvl w:val="0"/>
          <w:numId w:val="27"/>
        </w:numPr>
        <w:spacing w:after="0" w:afterAutospacing="0" w:before="240" w:lineRule="auto"/>
        <w:ind w:left="720" w:hanging="360"/>
        <w:rPr>
          <w:color w:val="000000"/>
        </w:rPr>
      </w:pPr>
      <w:r w:rsidDel="00000000" w:rsidR="00000000" w:rsidRPr="00000000">
        <w:rPr>
          <w:color w:val="000000"/>
          <w:rtl w:val="0"/>
        </w:rPr>
        <w:t xml:space="preserve">Voucher có còn hiệu lực hay không</w:t>
      </w:r>
    </w:p>
    <w:p w:rsidR="00000000" w:rsidDel="00000000" w:rsidP="00000000" w:rsidRDefault="00000000" w:rsidRPr="00000000" w14:paraId="00000114">
      <w:pPr>
        <w:numPr>
          <w:ilvl w:val="0"/>
          <w:numId w:val="27"/>
        </w:numPr>
        <w:spacing w:after="0" w:afterAutospacing="0" w:before="0" w:beforeAutospacing="0" w:lineRule="auto"/>
        <w:ind w:left="720" w:hanging="360"/>
        <w:rPr>
          <w:color w:val="000000"/>
        </w:rPr>
      </w:pPr>
      <w:r w:rsidDel="00000000" w:rsidR="00000000" w:rsidRPr="00000000">
        <w:rPr>
          <w:color w:val="000000"/>
          <w:rtl w:val="0"/>
        </w:rPr>
        <w:t xml:space="preserve">Đơn hàng có đủ điều kiện áp dụng voucher hay không</w:t>
      </w:r>
    </w:p>
    <w:p w:rsidR="00000000" w:rsidDel="00000000" w:rsidP="00000000" w:rsidRDefault="00000000" w:rsidRPr="00000000" w14:paraId="00000115">
      <w:pPr>
        <w:numPr>
          <w:ilvl w:val="0"/>
          <w:numId w:val="27"/>
        </w:numPr>
        <w:spacing w:after="240" w:before="0" w:beforeAutospacing="0" w:lineRule="auto"/>
        <w:ind w:left="720" w:hanging="360"/>
        <w:rPr>
          <w:color w:val="000000"/>
        </w:rPr>
      </w:pPr>
      <w:r w:rsidDel="00000000" w:rsidR="00000000" w:rsidRPr="00000000">
        <w:rPr>
          <w:color w:val="000000"/>
          <w:rtl w:val="0"/>
        </w:rPr>
        <w:t xml:space="preserve">Voucher có được sử dụng cùng với voucher khác hay không</w:t>
      </w:r>
    </w:p>
    <w:p w:rsidR="00000000" w:rsidDel="00000000" w:rsidP="00000000" w:rsidRDefault="00000000" w:rsidRPr="00000000" w14:paraId="00000116">
      <w:pPr>
        <w:spacing w:after="240" w:before="240" w:lineRule="auto"/>
        <w:rPr>
          <w:color w:val="000000"/>
        </w:rPr>
      </w:pPr>
      <w:r w:rsidDel="00000000" w:rsidR="00000000" w:rsidRPr="00000000">
        <w:rPr>
          <w:color w:val="000000"/>
          <w:rtl w:val="0"/>
        </w:rPr>
        <w:t xml:space="preserve">Nếu voucher không hợp lệ, hệ thống sẽ hiển thị thông báo cho khách hàng.</w:t>
      </w:r>
    </w:p>
    <w:p w:rsidR="00000000" w:rsidDel="00000000" w:rsidP="00000000" w:rsidRDefault="00000000" w:rsidRPr="00000000" w14:paraId="00000117">
      <w:pPr>
        <w:spacing w:after="240" w:before="240" w:lineRule="auto"/>
        <w:rPr>
          <w:color w:val="000000"/>
        </w:rPr>
      </w:pPr>
      <w:r w:rsidDel="00000000" w:rsidR="00000000" w:rsidRPr="00000000">
        <w:rPr>
          <w:color w:val="000000"/>
          <w:rtl w:val="0"/>
        </w:rPr>
        <w:t xml:space="preserve">Sau khi khách hàng xác nhận sử dụng voucher, hệ thống sẽ:</w:t>
      </w:r>
    </w:p>
    <w:p w:rsidR="00000000" w:rsidDel="00000000" w:rsidP="00000000" w:rsidRDefault="00000000" w:rsidRPr="00000000" w14:paraId="00000118">
      <w:pPr>
        <w:numPr>
          <w:ilvl w:val="0"/>
          <w:numId w:val="5"/>
        </w:numPr>
        <w:spacing w:after="0" w:afterAutospacing="0" w:before="240" w:lineRule="auto"/>
        <w:ind w:left="720" w:hanging="360"/>
        <w:rPr>
          <w:color w:val="000000"/>
        </w:rPr>
      </w:pPr>
      <w:r w:rsidDel="00000000" w:rsidR="00000000" w:rsidRPr="00000000">
        <w:rPr>
          <w:color w:val="000000"/>
          <w:rtl w:val="0"/>
        </w:rPr>
        <w:t xml:space="preserve">Áp dụng ưu đãi</w:t>
      </w:r>
    </w:p>
    <w:p w:rsidR="00000000" w:rsidDel="00000000" w:rsidP="00000000" w:rsidRDefault="00000000" w:rsidRPr="00000000" w14:paraId="00000119">
      <w:pPr>
        <w:numPr>
          <w:ilvl w:val="0"/>
          <w:numId w:val="5"/>
        </w:numPr>
        <w:spacing w:after="240" w:before="0" w:beforeAutospacing="0" w:lineRule="auto"/>
        <w:ind w:left="720" w:hanging="360"/>
        <w:rPr>
          <w:color w:val="000000"/>
        </w:rPr>
      </w:pPr>
      <w:r w:rsidDel="00000000" w:rsidR="00000000" w:rsidRPr="00000000">
        <w:rPr>
          <w:color w:val="000000"/>
          <w:rtl w:val="0"/>
        </w:rPr>
        <w:t xml:space="preserve">Tính lại số tiền cần thanh toán</w:t>
      </w:r>
    </w:p>
    <w:p w:rsidR="00000000" w:rsidDel="00000000" w:rsidP="00000000" w:rsidRDefault="00000000" w:rsidRPr="00000000" w14:paraId="0000011A">
      <w:pPr>
        <w:keepNext w:val="0"/>
        <w:keepLines w:val="0"/>
        <w:spacing w:after="80" w:before="360" w:lineRule="auto"/>
        <w:ind w:firstLine="720"/>
        <w:rPr>
          <w:b w:val="1"/>
          <w:bCs w:val="1"/>
        </w:rPr>
      </w:pPr>
      <w:r w:rsidDel="00000000" w:rsidR="00000000" w:rsidRPr="00000000">
        <w:rPr>
          <w:b w:val="1"/>
          <w:bCs w:val="1"/>
          <w:rtl w:val="0"/>
        </w:rPr>
        <w:t xml:space="preserve">Bước 6: Khách hàng xem thông tin thanh toán</w:t>
      </w:r>
    </w:p>
    <w:p w:rsidR="00000000" w:rsidDel="00000000" w:rsidP="00000000" w:rsidRDefault="00000000" w:rsidRPr="00000000" w14:paraId="0000011B">
      <w:pPr>
        <w:spacing w:after="240" w:before="240" w:lineRule="auto"/>
        <w:rPr>
          <w:color w:val="000000"/>
        </w:rPr>
      </w:pPr>
      <w:r w:rsidDel="00000000" w:rsidR="00000000" w:rsidRPr="00000000">
        <w:rPr>
          <w:color w:val="000000"/>
          <w:rtl w:val="0"/>
        </w:rPr>
        <w:t xml:space="preserve">Hệ thống hiển thị lại toàn bộ thông tin đơn hàng:</w:t>
      </w:r>
    </w:p>
    <w:p w:rsidR="00000000" w:rsidDel="00000000" w:rsidP="00000000" w:rsidRDefault="00000000" w:rsidRPr="00000000" w14:paraId="0000011C">
      <w:pPr>
        <w:numPr>
          <w:ilvl w:val="0"/>
          <w:numId w:val="15"/>
        </w:numPr>
        <w:spacing w:after="0" w:afterAutospacing="0" w:before="240" w:lineRule="auto"/>
        <w:ind w:left="720" w:hanging="360"/>
        <w:rPr>
          <w:color w:val="000000"/>
        </w:rPr>
      </w:pPr>
      <w:r w:rsidDel="00000000" w:rsidR="00000000" w:rsidRPr="00000000">
        <w:rPr>
          <w:color w:val="000000"/>
          <w:rtl w:val="0"/>
        </w:rPr>
        <w:t xml:space="preserve">Sản phẩm đã chọn</w:t>
      </w:r>
    </w:p>
    <w:p w:rsidR="00000000" w:rsidDel="00000000" w:rsidP="00000000" w:rsidRDefault="00000000" w:rsidRPr="00000000" w14:paraId="0000011D">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Các dịch vụ bổ sung</w:t>
      </w:r>
    </w:p>
    <w:p w:rsidR="00000000" w:rsidDel="00000000" w:rsidP="00000000" w:rsidRDefault="00000000" w:rsidRPr="00000000" w14:paraId="0000011E">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Ưu đãi đã áp dụng</w:t>
      </w:r>
    </w:p>
    <w:p w:rsidR="00000000" w:rsidDel="00000000" w:rsidP="00000000" w:rsidRDefault="00000000" w:rsidRPr="00000000" w14:paraId="0000011F">
      <w:pPr>
        <w:numPr>
          <w:ilvl w:val="0"/>
          <w:numId w:val="15"/>
        </w:numPr>
        <w:spacing w:after="240" w:before="0" w:beforeAutospacing="0" w:lineRule="auto"/>
        <w:ind w:left="720" w:hanging="360"/>
        <w:rPr>
          <w:color w:val="000000"/>
        </w:rPr>
      </w:pPr>
      <w:r w:rsidDel="00000000" w:rsidR="00000000" w:rsidRPr="00000000">
        <w:rPr>
          <w:color w:val="000000"/>
          <w:rtl w:val="0"/>
        </w:rPr>
        <w:t xml:space="preserve">Tổng số tiền cần thanh toán</w:t>
      </w:r>
    </w:p>
    <w:p w:rsidR="00000000" w:rsidDel="00000000" w:rsidP="00000000" w:rsidRDefault="00000000" w:rsidRPr="00000000" w14:paraId="00000120">
      <w:pPr>
        <w:spacing w:after="240" w:before="240" w:lineRule="auto"/>
        <w:ind w:left="0" w:firstLine="0"/>
        <w:rPr>
          <w:color w:val="000000"/>
        </w:rPr>
      </w:pPr>
      <w:r w:rsidDel="00000000" w:rsidR="00000000" w:rsidRPr="00000000">
        <w:rPr>
          <w:color w:val="000000"/>
          <w:rtl w:val="0"/>
        </w:rPr>
        <w:t xml:space="preserve">Khách hàng kiểm tra lại trước khi thanh toán</w:t>
      </w:r>
    </w:p>
    <w:p w:rsidR="00000000" w:rsidDel="00000000" w:rsidP="00000000" w:rsidRDefault="00000000" w:rsidRPr="00000000" w14:paraId="00000121">
      <w:pPr>
        <w:keepNext w:val="0"/>
        <w:keepLines w:val="0"/>
        <w:spacing w:after="80" w:before="360" w:lineRule="auto"/>
        <w:ind w:firstLine="720"/>
        <w:rPr>
          <w:b w:val="1"/>
          <w:bCs w:val="1"/>
        </w:rPr>
      </w:pPr>
      <w:r w:rsidDel="00000000" w:rsidR="00000000" w:rsidRPr="00000000">
        <w:rPr>
          <w:b w:val="1"/>
          <w:bCs w:val="1"/>
          <w:rtl w:val="0"/>
        </w:rPr>
        <w:t xml:space="preserve">Bước 7: Khách hàng thực hiện thanh toán</w:t>
      </w:r>
    </w:p>
    <w:p w:rsidR="00000000" w:rsidDel="00000000" w:rsidP="00000000" w:rsidRDefault="00000000" w:rsidRPr="00000000" w14:paraId="00000122">
      <w:pPr>
        <w:spacing w:after="240" w:before="240" w:lineRule="auto"/>
        <w:rPr>
          <w:color w:val="000000"/>
        </w:rPr>
      </w:pPr>
      <w:r w:rsidDel="00000000" w:rsidR="00000000" w:rsidRPr="00000000">
        <w:rPr>
          <w:color w:val="000000"/>
          <w:rtl w:val="0"/>
        </w:rPr>
        <w:t xml:space="preserve">Khách hàng nhấn Thanh toán.</w:t>
      </w:r>
    </w:p>
    <w:p w:rsidR="00000000" w:rsidDel="00000000" w:rsidP="00000000" w:rsidRDefault="00000000" w:rsidRPr="00000000" w14:paraId="00000123">
      <w:pPr>
        <w:spacing w:after="240" w:before="240" w:lineRule="auto"/>
        <w:rPr>
          <w:color w:val="000000"/>
        </w:rPr>
      </w:pPr>
      <w:r w:rsidDel="00000000" w:rsidR="00000000" w:rsidRPr="00000000">
        <w:rPr>
          <w:color w:val="000000"/>
          <w:rtl w:val="0"/>
        </w:rPr>
        <w:t xml:space="preserve">Hệ thống sẽ chuyển khách hàng đến cổng thanh toán để hoàn tất giao dịch.</w:t>
      </w:r>
    </w:p>
    <w:p w:rsidR="00000000" w:rsidDel="00000000" w:rsidP="00000000" w:rsidRDefault="00000000" w:rsidRPr="00000000" w14:paraId="00000124">
      <w:pPr>
        <w:keepNext w:val="0"/>
        <w:keepLines w:val="0"/>
        <w:spacing w:after="80" w:before="360" w:lineRule="auto"/>
        <w:ind w:firstLine="720"/>
        <w:rPr>
          <w:b w:val="1"/>
          <w:bCs w:val="1"/>
        </w:rPr>
      </w:pPr>
      <w:r w:rsidDel="00000000" w:rsidR="00000000" w:rsidRPr="00000000">
        <w:rPr>
          <w:b w:val="1"/>
          <w:bCs w:val="1"/>
          <w:rtl w:val="0"/>
        </w:rPr>
        <w:t xml:space="preserve">Bước 8: Hoàn tất đơn hàng</w:t>
      </w:r>
    </w:p>
    <w:p w:rsidR="00000000" w:rsidDel="00000000" w:rsidP="00000000" w:rsidRDefault="00000000" w:rsidRPr="00000000" w14:paraId="00000125">
      <w:pPr>
        <w:spacing w:after="240" w:before="240" w:lineRule="auto"/>
        <w:rPr>
          <w:color w:val="000000"/>
        </w:rPr>
      </w:pPr>
      <w:r w:rsidDel="00000000" w:rsidR="00000000" w:rsidRPr="00000000">
        <w:rPr>
          <w:color w:val="000000"/>
          <w:rtl w:val="0"/>
        </w:rPr>
        <w:t xml:space="preserve">Sau khi thanh toán thành công, hệ thống sẽ:</w:t>
      </w:r>
    </w:p>
    <w:p w:rsidR="00000000" w:rsidDel="00000000" w:rsidP="00000000" w:rsidRDefault="00000000" w:rsidRPr="00000000" w14:paraId="00000126">
      <w:pPr>
        <w:numPr>
          <w:ilvl w:val="0"/>
          <w:numId w:val="37"/>
        </w:numPr>
        <w:spacing w:after="0" w:afterAutospacing="0" w:before="240" w:lineRule="auto"/>
        <w:ind w:left="720" w:hanging="360"/>
        <w:rPr>
          <w:color w:val="000000"/>
        </w:rPr>
      </w:pPr>
      <w:r w:rsidDel="00000000" w:rsidR="00000000" w:rsidRPr="00000000">
        <w:rPr>
          <w:color w:val="000000"/>
          <w:rtl w:val="0"/>
        </w:rPr>
        <w:t xml:space="preserve">Tạo đơn hàng SPF</w:t>
      </w:r>
    </w:p>
    <w:p w:rsidR="00000000" w:rsidDel="00000000" w:rsidP="00000000" w:rsidRDefault="00000000" w:rsidRPr="00000000" w14:paraId="00000127">
      <w:pPr>
        <w:numPr>
          <w:ilvl w:val="0"/>
          <w:numId w:val="37"/>
        </w:numPr>
        <w:spacing w:after="0" w:afterAutospacing="0" w:before="0" w:beforeAutospacing="0" w:lineRule="auto"/>
        <w:ind w:left="720" w:hanging="360"/>
        <w:rPr>
          <w:color w:val="000000"/>
        </w:rPr>
      </w:pPr>
      <w:r w:rsidDel="00000000" w:rsidR="00000000" w:rsidRPr="00000000">
        <w:rPr>
          <w:color w:val="000000"/>
          <w:rtl w:val="0"/>
        </w:rPr>
        <w:t xml:space="preserve">Hiển thị màn hình hoàn tất</w:t>
      </w:r>
    </w:p>
    <w:p w:rsidR="00000000" w:rsidDel="00000000" w:rsidP="00000000" w:rsidRDefault="00000000" w:rsidRPr="00000000" w14:paraId="00000128">
      <w:pPr>
        <w:numPr>
          <w:ilvl w:val="0"/>
          <w:numId w:val="37"/>
        </w:numPr>
        <w:spacing w:after="0" w:afterAutospacing="0" w:before="0" w:beforeAutospacing="0" w:lineRule="auto"/>
        <w:ind w:left="720" w:hanging="360"/>
        <w:rPr>
          <w:b w:val="1"/>
          <w:bCs w:val="1"/>
          <w:color w:val="000000"/>
        </w:rPr>
      </w:pPr>
      <w:r w:rsidDel="00000000" w:rsidR="00000000" w:rsidRPr="00000000">
        <w:rPr>
          <w:color w:val="000000"/>
          <w:rtl w:val="0"/>
        </w:rPr>
        <w:t xml:space="preserve">Hiển thị thông tin đơn hàng</w:t>
      </w:r>
      <w:r w:rsidDel="00000000" w:rsidR="00000000" w:rsidRPr="00000000">
        <w:rPr>
          <w:rtl w:val="0"/>
        </w:rPr>
      </w:r>
    </w:p>
    <w:p w:rsidR="00000000" w:rsidDel="00000000" w:rsidP="00000000" w:rsidRDefault="00000000" w:rsidRPr="00000000" w14:paraId="00000129">
      <w:pPr>
        <w:numPr>
          <w:ilvl w:val="0"/>
          <w:numId w:val="37"/>
        </w:numPr>
        <w:spacing w:after="240" w:before="0" w:beforeAutospacing="0" w:lineRule="auto"/>
        <w:ind w:left="720" w:hanging="360"/>
        <w:rPr>
          <w:b w:val="1"/>
          <w:bCs w:val="1"/>
          <w:color w:val="000000"/>
        </w:rPr>
      </w:pPr>
      <w:r w:rsidDel="00000000" w:rsidR="00000000" w:rsidRPr="00000000">
        <w:rPr>
          <w:color w:val="000000"/>
          <w:rtl w:val="0"/>
        </w:rPr>
        <w:t xml:space="preserve">Hiển thị số tiền đã thanh toán</w:t>
      </w:r>
    </w:p>
    <w:p w:rsidR="00000000" w:rsidDel="00000000" w:rsidP="00000000" w:rsidRDefault="00000000" w:rsidRPr="00000000" w14:paraId="0000012A">
      <w:pPr>
        <w:spacing w:after="240" w:before="240" w:lineRule="auto"/>
        <w:rPr>
          <w:color w:val="000000"/>
        </w:rPr>
      </w:pPr>
      <w:r w:rsidDel="00000000" w:rsidR="00000000" w:rsidRPr="00000000">
        <w:rPr>
          <w:rtl w:val="0"/>
        </w:rPr>
      </w:r>
    </w:p>
    <w:p w:rsidR="00000000" w:rsidDel="00000000" w:rsidP="00000000" w:rsidRDefault="00000000" w:rsidRPr="00000000" w14:paraId="0000012B">
      <w:pPr>
        <w:pStyle w:val="Heading3"/>
        <w:ind w:firstLine="720"/>
        <w:rPr/>
      </w:pPr>
      <w:bookmarkStart w:colFirst="0" w:colLast="0" w:name="_wtar8eufzwfl" w:id="12"/>
      <w:bookmarkEnd w:id="12"/>
      <w:r w:rsidDel="00000000" w:rsidR="00000000" w:rsidRPr="00000000">
        <w:rPr>
          <w:rtl w:val="0"/>
        </w:rPr>
        <w:t xml:space="preserve">2.Business rules</w:t>
      </w:r>
    </w:p>
    <w:tbl>
      <w:tblPr>
        <w:tblStyle w:val="Table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545"/>
        <w:tblGridChange w:id="0">
          <w:tblGrid>
            <w:gridCol w:w="2265"/>
            <w:gridCol w:w="75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rPr>
            </w:pPr>
            <w:r w:rsidDel="00000000" w:rsidR="00000000" w:rsidRPr="00000000">
              <w:rPr>
                <w:b w:val="1"/>
                <w:bCs w:val="1"/>
                <w:color w:val="000000"/>
                <w:rtl w:val="0"/>
              </w:rPr>
              <w:t xml:space="preserve">Code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Nội dung </w:t>
            </w:r>
          </w:p>
        </w:tc>
      </w:tr>
      <w:tr>
        <w:trPr>
          <w:cantSplit w:val="0"/>
          <w:trHeight w:val="676.6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center"/>
              <w:rPr>
                <w:color w:val="000000"/>
              </w:rPr>
            </w:pPr>
            <w:r w:rsidDel="00000000" w:rsidR="00000000" w:rsidRPr="00000000">
              <w:rPr>
                <w:color w:val="000000"/>
                <w:rtl w:val="0"/>
              </w:rPr>
              <w:t xml:space="preserve">     FPL-01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left"/>
              <w:rPr>
                <w:color w:val="000000"/>
              </w:rPr>
            </w:pPr>
            <w:r w:rsidDel="00000000" w:rsidR="00000000" w:rsidRPr="00000000">
              <w:rPr>
                <w:color w:val="000000"/>
                <w:rtl w:val="0"/>
              </w:rPr>
              <w:t xml:space="preserve">Số điện thoại là thông tin bắt buộc &amp; Là SĐT sử dụng DV nếu KH chọn Hệ thống tự động kích hoạt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center"/>
              <w:rPr>
                <w:color w:val="000000"/>
              </w:rPr>
            </w:pPr>
            <w:r w:rsidDel="00000000" w:rsidR="00000000" w:rsidRPr="00000000">
              <w:rPr>
                <w:color w:val="000000"/>
                <w:rtl w:val="0"/>
              </w:rPr>
              <w:t xml:space="preserve">FPL-02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ind w:left="0" w:firstLine="0"/>
              <w:rPr>
                <w:color w:val="000000"/>
              </w:rPr>
            </w:pPr>
            <w:r w:rsidDel="00000000" w:rsidR="00000000" w:rsidRPr="00000000">
              <w:rPr>
                <w:color w:val="000000"/>
                <w:rtl w:val="0"/>
              </w:rPr>
              <w:t xml:space="preserve">Chu kỳ gói dịch vụ được cấu hình từ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color w:val="000000"/>
              </w:rPr>
            </w:pPr>
            <w:r w:rsidDel="00000000" w:rsidR="00000000" w:rsidRPr="00000000">
              <w:rPr>
                <w:color w:val="000000"/>
                <w:rtl w:val="0"/>
              </w:rPr>
              <w:t xml:space="preserve">FPL-03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ind w:left="0" w:firstLine="0"/>
              <w:rPr>
                <w:color w:val="000000"/>
              </w:rPr>
            </w:pPr>
            <w:r w:rsidDel="00000000" w:rsidR="00000000" w:rsidRPr="00000000">
              <w:rPr>
                <w:color w:val="000000"/>
                <w:rtl w:val="0"/>
              </w:rPr>
              <w:t xml:space="preserve">Khách hàng có thể chọn hình thức kích hoạt dịch vụ</w:t>
            </w:r>
          </w:p>
          <w:p w:rsidR="00000000" w:rsidDel="00000000" w:rsidP="00000000" w:rsidRDefault="00000000" w:rsidRPr="00000000" w14:paraId="00000134">
            <w:pPr>
              <w:numPr>
                <w:ilvl w:val="0"/>
                <w:numId w:val="32"/>
              </w:numPr>
              <w:spacing w:after="0" w:afterAutospacing="0"/>
              <w:ind w:left="720" w:hanging="360"/>
              <w:rPr>
                <w:color w:val="000000"/>
              </w:rPr>
            </w:pPr>
            <w:r w:rsidDel="00000000" w:rsidR="00000000" w:rsidRPr="00000000">
              <w:rPr>
                <w:color w:val="000000"/>
                <w:rtl w:val="0"/>
              </w:rPr>
              <w:t xml:space="preserve">Tài khoản tự động kích hoạt:</w:t>
            </w:r>
          </w:p>
          <w:p w:rsidR="00000000" w:rsidDel="00000000" w:rsidP="00000000" w:rsidRDefault="00000000" w:rsidRPr="00000000" w14:paraId="00000135">
            <w:pPr>
              <w:numPr>
                <w:ilvl w:val="0"/>
                <w:numId w:val="32"/>
              </w:numPr>
              <w:ind w:left="720" w:hanging="360"/>
              <w:rPr>
                <w:color w:val="000000"/>
              </w:rPr>
            </w:pPr>
            <w:r w:rsidDel="00000000" w:rsidR="00000000" w:rsidRPr="00000000">
              <w:rPr>
                <w:color w:val="000000"/>
                <w:rtl w:val="0"/>
              </w:rPr>
              <w:t xml:space="preserve">Khách hàng nhận mã và tự kích hoạt: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color w:val="000000"/>
              </w:rPr>
            </w:pPr>
            <w:r w:rsidDel="00000000" w:rsidR="00000000" w:rsidRPr="00000000">
              <w:rPr>
                <w:color w:val="000000"/>
                <w:rtl w:val="0"/>
              </w:rPr>
              <w:t xml:space="preserve">FPL-04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ind w:left="0" w:firstLine="0"/>
              <w:rPr>
                <w:color w:val="000000"/>
              </w:rPr>
            </w:pPr>
            <w:r w:rsidDel="00000000" w:rsidR="00000000" w:rsidRPr="00000000">
              <w:rPr>
                <w:color w:val="000000"/>
                <w:rtl w:val="0"/>
              </w:rPr>
              <w:t xml:space="preserve">Nếu chọn tự động kích hoạt, hệ thống sẽ kích hoạt sau khi thanh toán:  Hệ thống sẽ kích hoạt dịch vụ cho SĐT KH đã nhập ở thông tin cá nhân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center"/>
              <w:rPr>
                <w:color w:val="000000"/>
              </w:rPr>
            </w:pPr>
            <w:r w:rsidDel="00000000" w:rsidR="00000000" w:rsidRPr="00000000">
              <w:rPr>
                <w:color w:val="000000"/>
                <w:rtl w:val="0"/>
              </w:rPr>
              <w:t xml:space="preserve">FPL-05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0" w:firstLine="0"/>
              <w:rPr>
                <w:color w:val="000000"/>
              </w:rPr>
            </w:pPr>
            <w:r w:rsidDel="00000000" w:rsidR="00000000" w:rsidRPr="00000000">
              <w:rPr>
                <w:color w:val="000000"/>
                <w:rtl w:val="0"/>
              </w:rPr>
              <w:t xml:space="preserve">Nếu chọn nhận mã kích hoạt, hệ thống sẽ gửi mã qua SMS: KH sẽ được nhận mã code kích hoạt về SĐT đã thực hiện đăng ký, KH nhận mã code và thực hiện truy cập ứng dụng/web FPT Play để kích hoạt dịch vụ &amp; sử dụng </w:t>
            </w:r>
          </w:p>
          <w:p w:rsidR="00000000" w:rsidDel="00000000" w:rsidP="00000000" w:rsidRDefault="00000000" w:rsidRPr="00000000" w14:paraId="0000013A">
            <w:pPr>
              <w:ind w:left="0" w:firstLine="0"/>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color w:val="000000"/>
              </w:rPr>
            </w:pPr>
            <w:r w:rsidDel="00000000" w:rsidR="00000000" w:rsidRPr="00000000">
              <w:rPr>
                <w:color w:val="000000"/>
                <w:rtl w:val="0"/>
              </w:rPr>
              <w:t xml:space="preserve">FPL-06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ind w:left="0" w:firstLine="0"/>
              <w:rPr>
                <w:color w:val="000000"/>
              </w:rPr>
            </w:pPr>
            <w:r w:rsidDel="00000000" w:rsidR="00000000" w:rsidRPr="00000000">
              <w:rPr>
                <w:color w:val="000000"/>
                <w:rtl w:val="0"/>
              </w:rPr>
              <w:t xml:space="preserve">Voucher phải thỏa điều kiện mới được áp dụng</w:t>
            </w:r>
          </w:p>
        </w:tc>
      </w:tr>
    </w:tbl>
    <w:p w:rsidR="00000000" w:rsidDel="00000000" w:rsidP="00000000" w:rsidRDefault="00000000" w:rsidRPr="00000000" w14:paraId="0000013D">
      <w:pPr>
        <w:ind w:left="0" w:firstLine="0"/>
        <w:rPr>
          <w:color w:val="000000"/>
        </w:rPr>
      </w:pPr>
      <w:r w:rsidDel="00000000" w:rsidR="00000000" w:rsidRPr="00000000">
        <w:rPr>
          <w:rtl w:val="0"/>
        </w:rPr>
      </w:r>
    </w:p>
    <w:p w:rsidR="00000000" w:rsidDel="00000000" w:rsidP="00000000" w:rsidRDefault="00000000" w:rsidRPr="00000000" w14:paraId="0000013E">
      <w:pPr>
        <w:ind w:left="0" w:firstLine="0"/>
        <w:rPr>
          <w:color w:val="000000"/>
        </w:rPr>
      </w:pPr>
      <w:r w:rsidDel="00000000" w:rsidR="00000000" w:rsidRPr="00000000">
        <w:rPr>
          <w:rtl w:val="0"/>
        </w:rPr>
      </w:r>
    </w:p>
    <w:p w:rsidR="00000000" w:rsidDel="00000000" w:rsidP="00000000" w:rsidRDefault="00000000" w:rsidRPr="00000000" w14:paraId="0000013F">
      <w:pPr>
        <w:ind w:left="0" w:firstLine="0"/>
        <w:rPr>
          <w:color w:val="000000"/>
        </w:rPr>
      </w:pPr>
      <w:r w:rsidDel="00000000" w:rsidR="00000000" w:rsidRPr="00000000">
        <w:rPr>
          <w:rtl w:val="0"/>
        </w:rPr>
      </w:r>
    </w:p>
    <w:p w:rsidR="00000000" w:rsidDel="00000000" w:rsidP="00000000" w:rsidRDefault="00000000" w:rsidRPr="00000000" w14:paraId="00000140">
      <w:pPr>
        <w:ind w:left="0" w:firstLine="0"/>
        <w:rPr>
          <w:color w:val="000000"/>
        </w:rPr>
      </w:pPr>
      <w:r w:rsidDel="00000000" w:rsidR="00000000" w:rsidRPr="00000000">
        <w:rPr>
          <w:rtl w:val="0"/>
        </w:rPr>
      </w:r>
    </w:p>
    <w:p w:rsidR="00000000" w:rsidDel="00000000" w:rsidP="00000000" w:rsidRDefault="00000000" w:rsidRPr="00000000" w14:paraId="00000141">
      <w:pPr>
        <w:pStyle w:val="Heading3"/>
        <w:ind w:firstLine="720"/>
        <w:rPr>
          <w:color w:val="000000"/>
        </w:rPr>
      </w:pPr>
      <w:bookmarkStart w:colFirst="0" w:colLast="0" w:name="_dq96cg4ugjq8" w:id="13"/>
      <w:bookmarkEnd w:id="13"/>
      <w:r w:rsidDel="00000000" w:rsidR="00000000" w:rsidRPr="00000000">
        <w:rPr>
          <w:rtl w:val="0"/>
        </w:rPr>
        <w:t xml:space="preserve">3.</w:t>
      </w:r>
      <w:r w:rsidDel="00000000" w:rsidR="00000000" w:rsidRPr="00000000">
        <w:rPr>
          <w:rtl w:val="0"/>
        </w:rPr>
        <w:t xml:space="preserve">Mô tả màn hình</w:t>
      </w:r>
      <w:r w:rsidDel="00000000" w:rsidR="00000000" w:rsidRPr="00000000">
        <w:rPr>
          <w:rtl w:val="0"/>
        </w:rPr>
      </w:r>
    </w:p>
    <w:tbl>
      <w:tblPr>
        <w:tblStyle w:val="Table9"/>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125"/>
        <w:gridCol w:w="1590"/>
        <w:gridCol w:w="2115"/>
        <w:gridCol w:w="3795"/>
        <w:tblGridChange w:id="0">
          <w:tblGrid>
            <w:gridCol w:w="1290"/>
            <w:gridCol w:w="1125"/>
            <w:gridCol w:w="1590"/>
            <w:gridCol w:w="2115"/>
            <w:gridCol w:w="3795"/>
          </w:tblGrid>
        </w:tblGridChange>
      </w:tblGrid>
      <w:tr>
        <w:trPr>
          <w:cantSplit w:val="0"/>
          <w:trHeight w:val="787.1191406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Ràng buộc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Thao tác người dùng &amp; Hành vi hệ thống</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color w:val="000000"/>
                <w:sz w:val="24"/>
                <w:szCs w:val="24"/>
              </w:rPr>
            </w:pPr>
            <w:r w:rsidDel="00000000" w:rsidR="00000000" w:rsidRPr="00000000">
              <w:rPr>
                <w:color w:val="000000"/>
                <w:sz w:val="24"/>
                <w:szCs w:val="24"/>
                <w:rtl w:val="0"/>
              </w:rPr>
              <w:t xml:space="preserve">Sản phẩm dịch vụ đã chọn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color w:val="000000"/>
                <w:sz w:val="24"/>
                <w:szCs w:val="24"/>
              </w:rPr>
            </w:pPr>
            <w:r w:rsidDel="00000000" w:rsidR="00000000" w:rsidRPr="00000000">
              <w:rPr>
                <w:color w:val="000000"/>
                <w:sz w:val="24"/>
                <w:szCs w:val="24"/>
                <w:rtl w:val="0"/>
              </w:rPr>
              <w:t xml:space="preserve">Text / Read-only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color w:val="000000"/>
                <w:sz w:val="24"/>
                <w:szCs w:val="24"/>
              </w:rPr>
            </w:pPr>
            <w:r w:rsidDel="00000000" w:rsidR="00000000" w:rsidRPr="00000000">
              <w:rPr>
                <w:color w:val="000000"/>
                <w:sz w:val="24"/>
                <w:szCs w:val="24"/>
                <w:rtl w:val="0"/>
              </w:rPr>
              <w:t xml:space="preserve">Không được chỉnh sửa tại màn hình này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color w:val="000000"/>
                <w:sz w:val="24"/>
                <w:szCs w:val="24"/>
              </w:rPr>
            </w:pPr>
            <w:r w:rsidDel="00000000" w:rsidR="00000000" w:rsidRPr="00000000">
              <w:rPr>
                <w:color w:val="000000"/>
                <w:sz w:val="24"/>
                <w:szCs w:val="24"/>
                <w:rtl w:val="0"/>
              </w:rPr>
              <w:t xml:space="preserve">Sản phẩm, chu kỳ và giá được lấy từ màn hình trước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lại gói FPT Play SA khách hàng đã chọn. Nếu khách muốn thay đổi, cần quay lại màn hình trước để chỉnh sửa.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color w:val="000000"/>
                <w:sz w:val="24"/>
                <w:szCs w:val="24"/>
              </w:rPr>
            </w:pPr>
            <w:r w:rsidDel="00000000" w:rsidR="00000000" w:rsidRPr="00000000">
              <w:rPr>
                <w:color w:val="000000"/>
                <w:sz w:val="24"/>
                <w:szCs w:val="24"/>
                <w:rtl w:val="0"/>
              </w:rPr>
              <w:t xml:space="preserve">Tên gói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color w:val="000000"/>
                <w:sz w:val="24"/>
                <w:szCs w:val="24"/>
              </w:rPr>
            </w:pPr>
            <w:r w:rsidDel="00000000" w:rsidR="00000000" w:rsidRPr="00000000">
              <w:rPr>
                <w:color w:val="000000"/>
                <w:sz w:val="24"/>
                <w:szCs w:val="24"/>
                <w:rtl w:val="0"/>
              </w:rPr>
              <w:t xml:space="preserve">Text / Read-only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color w:val="000000"/>
                <w:sz w:val="24"/>
                <w:szCs w:val="24"/>
              </w:rPr>
            </w:pPr>
            <w:r w:rsidDel="00000000" w:rsidR="00000000" w:rsidRPr="00000000">
              <w:rPr>
                <w:color w:val="000000"/>
                <w:sz w:val="24"/>
                <w:szCs w:val="24"/>
                <w:rtl w:val="0"/>
              </w:rPr>
              <w:t xml:space="preserve">Không được sửa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color w:val="000000"/>
                <w:sz w:val="24"/>
                <w:szCs w:val="24"/>
              </w:rPr>
            </w:pPr>
            <w:r w:rsidDel="00000000" w:rsidR="00000000" w:rsidRPr="00000000">
              <w:rPr>
                <w:color w:val="000000"/>
                <w:sz w:val="24"/>
                <w:szCs w:val="24"/>
                <w:rtl w:val="0"/>
              </w:rPr>
              <w:t xml:space="preserve">Tên gói phải đúng với cấu hình sản phẩm đã chọn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color w:val="000000"/>
                <w:sz w:val="24"/>
                <w:szCs w:val="24"/>
              </w:rPr>
            </w:pPr>
            <w:r w:rsidDel="00000000" w:rsidR="00000000" w:rsidRPr="00000000">
              <w:rPr>
                <w:color w:val="000000"/>
                <w:sz w:val="24"/>
                <w:szCs w:val="24"/>
                <w:rtl w:val="0"/>
              </w:rPr>
              <w:t xml:space="preserve">Hiển thị tên gói, ví dụ: Gói Premium FPT Play.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color w:val="000000"/>
                <w:sz w:val="24"/>
                <w:szCs w:val="24"/>
              </w:rPr>
            </w:pPr>
            <w:r w:rsidDel="00000000" w:rsidR="00000000" w:rsidRPr="00000000">
              <w:rPr>
                <w:color w:val="000000"/>
                <w:sz w:val="24"/>
                <w:szCs w:val="24"/>
                <w:rtl w:val="0"/>
              </w:rPr>
              <w:t xml:space="preserve">Chu kỳ gói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color w:val="000000"/>
                <w:sz w:val="24"/>
                <w:szCs w:val="24"/>
              </w:rPr>
            </w:pPr>
            <w:r w:rsidDel="00000000" w:rsidR="00000000" w:rsidRPr="00000000">
              <w:rPr>
                <w:color w:val="000000"/>
                <w:sz w:val="24"/>
                <w:szCs w:val="24"/>
                <w:rtl w:val="0"/>
              </w:rPr>
              <w:t xml:space="preserve">Text / Read-only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color w:val="000000"/>
                <w:sz w:val="24"/>
                <w:szCs w:val="24"/>
              </w:rPr>
            </w:pPr>
            <w:r w:rsidDel="00000000" w:rsidR="00000000" w:rsidRPr="00000000">
              <w:rPr>
                <w:color w:val="000000"/>
                <w:sz w:val="24"/>
                <w:szCs w:val="24"/>
                <w:rtl w:val="0"/>
              </w:rPr>
              <w:t xml:space="preserve">Không được sửa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color w:val="000000"/>
                <w:sz w:val="24"/>
                <w:szCs w:val="24"/>
              </w:rPr>
            </w:pPr>
            <w:r w:rsidDel="00000000" w:rsidR="00000000" w:rsidRPr="00000000">
              <w:rPr>
                <w:color w:val="000000"/>
                <w:sz w:val="24"/>
                <w:szCs w:val="24"/>
                <w:rtl w:val="0"/>
              </w:rPr>
              <w:t xml:space="preserve">Chu kỳ hiển thị theo chính sách của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chu kỳ đã chọn, ví dụ: 3 tháng, 6 tháng, 12 tháng.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color w:val="000000"/>
                <w:sz w:val="24"/>
                <w:szCs w:val="24"/>
              </w:rPr>
            </w:pPr>
            <w:r w:rsidDel="00000000" w:rsidR="00000000" w:rsidRPr="00000000">
              <w:rPr>
                <w:color w:val="000000"/>
                <w:sz w:val="24"/>
                <w:szCs w:val="24"/>
                <w:rtl w:val="0"/>
              </w:rPr>
              <w:t xml:space="preserve">Giá gói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color w:val="000000"/>
                <w:sz w:val="24"/>
                <w:szCs w:val="24"/>
              </w:rPr>
            </w:pPr>
            <w:r w:rsidDel="00000000" w:rsidR="00000000" w:rsidRPr="00000000">
              <w:rPr>
                <w:color w:val="000000"/>
                <w:sz w:val="24"/>
                <w:szCs w:val="24"/>
                <w:rtl w:val="0"/>
              </w:rPr>
              <w:t xml:space="preserve">Số tiền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color w:val="000000"/>
                <w:sz w:val="24"/>
                <w:szCs w:val="24"/>
              </w:rPr>
            </w:pPr>
            <w:r w:rsidDel="00000000" w:rsidR="00000000" w:rsidRPr="00000000">
              <w:rPr>
                <w:color w:val="000000"/>
                <w:sz w:val="24"/>
                <w:szCs w:val="24"/>
                <w:rtl w:val="0"/>
              </w:rPr>
              <w:t xml:space="preserve">Tự động cập nhật theo gói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color w:val="000000"/>
                <w:sz w:val="24"/>
                <w:szCs w:val="24"/>
              </w:rPr>
            </w:pPr>
            <w:r w:rsidDel="00000000" w:rsidR="00000000" w:rsidRPr="00000000">
              <w:rPr>
                <w:color w:val="000000"/>
                <w:sz w:val="24"/>
                <w:szCs w:val="24"/>
                <w:rtl w:val="0"/>
              </w:rPr>
              <w:t xml:space="preserve">Giá phải đúng theo chính sách và chương trình ưu đãi (nếu có)</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giá của gói đã chọn. Nếu có ưu đãi, hệ thống hiển thị giá sau ưu đãi.</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color w:val="000000"/>
                <w:sz w:val="24"/>
                <w:szCs w:val="24"/>
              </w:rPr>
            </w:pPr>
            <w:r w:rsidDel="00000000" w:rsidR="00000000" w:rsidRPr="00000000">
              <w:rPr>
                <w:color w:val="000000"/>
                <w:sz w:val="24"/>
                <w:szCs w:val="24"/>
                <w:rtl w:val="0"/>
              </w:rPr>
              <w:t xml:space="preserve">Số điện thoại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color w:val="000000"/>
                <w:sz w:val="24"/>
                <w:szCs w:val="24"/>
              </w:rPr>
            </w:pPr>
            <w:r w:rsidDel="00000000" w:rsidR="00000000" w:rsidRPr="00000000">
              <w:rPr>
                <w:color w:val="000000"/>
                <w:sz w:val="24"/>
                <w:szCs w:val="24"/>
                <w:rtl w:val="0"/>
              </w:rPr>
              <w:t xml:space="preserve">Text / Numeric 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color w:val="000000"/>
                <w:sz w:val="24"/>
                <w:szCs w:val="24"/>
              </w:rPr>
            </w:pPr>
            <w:r w:rsidDel="00000000" w:rsidR="00000000" w:rsidRPr="00000000">
              <w:rPr>
                <w:color w:val="000000"/>
                <w:sz w:val="24"/>
                <w:szCs w:val="24"/>
                <w:rtl w:val="0"/>
              </w:rPr>
              <w:t xml:space="preserve">Bắt buộc nhập; chỉ cho phép nhập số; độ dài 10 số; không nhập chữ/ký tự đặc biệt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color w:val="000000"/>
                <w:sz w:val="24"/>
                <w:szCs w:val="24"/>
              </w:rPr>
            </w:pPr>
            <w:r w:rsidDel="00000000" w:rsidR="00000000" w:rsidRPr="00000000">
              <w:rPr>
                <w:color w:val="000000"/>
                <w:sz w:val="24"/>
                <w:szCs w:val="24"/>
                <w:rtl w:val="0"/>
              </w:rPr>
              <w:t xml:space="preserve">Số điện thoại là thông tin bắt buộc để nhận dịch vụ và sử dụng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color w:val="000000"/>
                <w:sz w:val="24"/>
                <w:szCs w:val="24"/>
              </w:rPr>
            </w:pPr>
            <w:r w:rsidDel="00000000" w:rsidR="00000000" w:rsidRPr="00000000">
              <w:rPr>
                <w:color w:val="000000"/>
                <w:sz w:val="24"/>
                <w:szCs w:val="24"/>
                <w:rtl w:val="0"/>
              </w:rPr>
              <w:t xml:space="preserve">Người dùng nhập số điện thoại. Hệ thống kiểm tra định dạng ngay khi nhập hoặc khi rời khỏi ô nhập. Nếu sai định dạng, hiển thị thông báo lỗi và không cho tiếp tục.</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color w:val="000000"/>
                <w:sz w:val="24"/>
                <w:szCs w:val="24"/>
              </w:rPr>
            </w:pPr>
            <w:r w:rsidDel="00000000" w:rsidR="00000000" w:rsidRPr="00000000">
              <w:rPr>
                <w:color w:val="000000"/>
                <w:sz w:val="24"/>
                <w:szCs w:val="24"/>
                <w:rtl w:val="0"/>
              </w:rPr>
              <w:t xml:space="preserve">Hình thức kích hoạt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color w:val="000000"/>
                <w:sz w:val="24"/>
                <w:szCs w:val="24"/>
              </w:rPr>
            </w:pPr>
            <w:r w:rsidDel="00000000" w:rsidR="00000000" w:rsidRPr="00000000">
              <w:rPr>
                <w:color w:val="000000"/>
                <w:sz w:val="24"/>
                <w:szCs w:val="24"/>
                <w:rtl w:val="0"/>
              </w:rPr>
              <w:t xml:space="preserve">Radio 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color w:val="000000"/>
                <w:sz w:val="24"/>
                <w:szCs w:val="24"/>
              </w:rPr>
            </w:pPr>
            <w:r w:rsidDel="00000000" w:rsidR="00000000" w:rsidRPr="00000000">
              <w:rPr>
                <w:color w:val="000000"/>
                <w:sz w:val="24"/>
                <w:szCs w:val="24"/>
                <w:rtl w:val="0"/>
              </w:rPr>
              <w:t xml:space="preserve">Bắt buộc chọn 1 trong 2 lựa chọn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color w:val="000000"/>
                <w:sz w:val="24"/>
                <w:szCs w:val="24"/>
              </w:rPr>
            </w:pPr>
            <w:r w:rsidDel="00000000" w:rsidR="00000000" w:rsidRPr="00000000">
              <w:rPr>
                <w:color w:val="000000"/>
                <w:sz w:val="24"/>
                <w:szCs w:val="24"/>
                <w:rtl w:val="0"/>
              </w:rPr>
              <w:t xml:space="preserve">Chỉ được chọn 1 hình thức kích hoạt tại một thời điểm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color w:val="000000"/>
                <w:sz w:val="24"/>
                <w:szCs w:val="24"/>
              </w:rPr>
            </w:pPr>
            <w:r w:rsidDel="00000000" w:rsidR="00000000" w:rsidRPr="00000000">
              <w:rPr>
                <w:color w:val="000000"/>
                <w:sz w:val="24"/>
                <w:szCs w:val="24"/>
                <w:rtl w:val="0"/>
              </w:rPr>
              <w:t xml:space="preserve">Người dùng chọn một trong hai hình thức. Hệ thống hiển thị mô tả chi tiết theo lựa chọn đã chọn.</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color w:val="000000"/>
                <w:sz w:val="24"/>
                <w:szCs w:val="24"/>
              </w:rPr>
            </w:pPr>
            <w:r w:rsidDel="00000000" w:rsidR="00000000" w:rsidRPr="00000000">
              <w:rPr>
                <w:color w:val="000000"/>
                <w:sz w:val="24"/>
                <w:szCs w:val="24"/>
                <w:rtl w:val="0"/>
              </w:rPr>
              <w:t xml:space="preserve">Tài khoản tự động kích hoạt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color w:val="000000"/>
                <w:sz w:val="24"/>
                <w:szCs w:val="24"/>
              </w:rPr>
            </w:pPr>
            <w:r w:rsidDel="00000000" w:rsidR="00000000" w:rsidRPr="00000000">
              <w:rPr>
                <w:color w:val="000000"/>
                <w:sz w:val="24"/>
                <w:szCs w:val="24"/>
                <w:rtl w:val="0"/>
              </w:rPr>
              <w:t xml:space="preserve">Chỉ chọn nếu khách hàng muốn kích hoạt tự động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color w:val="000000"/>
                <w:sz w:val="24"/>
                <w:szCs w:val="24"/>
              </w:rPr>
            </w:pPr>
            <w:r w:rsidDel="00000000" w:rsidR="00000000" w:rsidRPr="00000000">
              <w:rPr>
                <w:color w:val="000000"/>
                <w:sz w:val="24"/>
                <w:szCs w:val="24"/>
                <w:rtl w:val="0"/>
              </w:rPr>
              <w:t xml:space="preserve">Sau khi thanh toán thành công, hệ thống sẽ tự động kích hoạt tài khoản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color w:val="000000"/>
                <w:sz w:val="24"/>
                <w:szCs w:val="24"/>
              </w:rPr>
            </w:pPr>
            <w:r w:rsidDel="00000000" w:rsidR="00000000" w:rsidRPr="00000000">
              <w:rPr>
                <w:color w:val="000000"/>
                <w:sz w:val="24"/>
                <w:szCs w:val="24"/>
                <w:rtl w:val="0"/>
              </w:rPr>
              <w:t xml:space="preserve">Khi người dùng chọn, hệ thống hiển thị tooltip: tài khoản FPT Play sẽ được kích hoạt ngay sau khi thanh toán thành công.</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color w:val="000000"/>
                <w:sz w:val="24"/>
                <w:szCs w:val="24"/>
              </w:rPr>
            </w:pPr>
            <w:r w:rsidDel="00000000" w:rsidR="00000000" w:rsidRPr="00000000">
              <w:rPr>
                <w:color w:val="000000"/>
                <w:sz w:val="24"/>
                <w:szCs w:val="24"/>
                <w:rtl w:val="0"/>
              </w:rPr>
              <w:t xml:space="preserve">Khách hàng nhận mã và tự kích hoạt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color w:val="000000"/>
                <w:sz w:val="24"/>
                <w:szCs w:val="24"/>
              </w:rPr>
            </w:pPr>
            <w:r w:rsidDel="00000000" w:rsidR="00000000" w:rsidRPr="00000000">
              <w:rPr>
                <w:color w:val="000000"/>
                <w:sz w:val="24"/>
                <w:szCs w:val="24"/>
                <w:rtl w:val="0"/>
              </w:rPr>
              <w:t xml:space="preserve">Chỉ chọn nếu khách hàng muốn tự kích hoạt bằng mã</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color w:val="000000"/>
                <w:sz w:val="24"/>
                <w:szCs w:val="24"/>
              </w:rPr>
            </w:pPr>
            <w:r w:rsidDel="00000000" w:rsidR="00000000" w:rsidRPr="00000000">
              <w:rPr>
                <w:color w:val="000000"/>
                <w:sz w:val="24"/>
                <w:szCs w:val="24"/>
                <w:rtl w:val="0"/>
              </w:rPr>
              <w:t xml:space="preserve">Mã kích hoạt sẽ được gửi qua SMS sau khi thanh toán thành công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color w:val="000000"/>
                <w:sz w:val="24"/>
                <w:szCs w:val="24"/>
              </w:rPr>
            </w:pPr>
            <w:r w:rsidDel="00000000" w:rsidR="00000000" w:rsidRPr="00000000">
              <w:rPr>
                <w:color w:val="000000"/>
                <w:sz w:val="24"/>
                <w:szCs w:val="24"/>
                <w:rtl w:val="0"/>
              </w:rPr>
              <w:t xml:space="preserve">Khi người dùng chọn, hệ thống hiển thị tooltip: mã kích hoạt sẽ được gửi qua SMS để khách hàng tự kích hoạt dịch vụ.</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color w:val="000000"/>
                <w:sz w:val="24"/>
                <w:szCs w:val="24"/>
              </w:rPr>
            </w:pPr>
            <w:r w:rsidDel="00000000" w:rsidR="00000000" w:rsidRPr="00000000">
              <w:rPr>
                <w:color w:val="000000"/>
                <w:sz w:val="24"/>
                <w:szCs w:val="24"/>
                <w:rtl w:val="0"/>
              </w:rPr>
              <w:t xml:space="preserve">Thông tin địa chỉ</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color w:val="000000"/>
                <w:sz w:val="24"/>
                <w:szCs w:val="24"/>
              </w:rPr>
            </w:pPr>
            <w:r w:rsidDel="00000000" w:rsidR="00000000" w:rsidRPr="00000000">
              <w:rPr>
                <w:color w:val="000000"/>
                <w:sz w:val="24"/>
                <w:szCs w:val="24"/>
                <w:rtl w:val="0"/>
              </w:rPr>
              <w:t xml:space="preserve">Group field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color w:val="000000"/>
                <w:sz w:val="24"/>
                <w:szCs w:val="24"/>
              </w:rPr>
            </w:pPr>
            <w:r w:rsidDel="00000000" w:rsidR="00000000" w:rsidRPr="00000000">
              <w:rPr>
                <w:color w:val="000000"/>
                <w:sz w:val="24"/>
                <w:szCs w:val="24"/>
                <w:rtl w:val="0"/>
              </w:rPr>
              <w:t xml:space="preserve">Không bắt buộc nhập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color w:val="000000"/>
                <w:sz w:val="24"/>
                <w:szCs w:val="24"/>
              </w:rPr>
            </w:pPr>
            <w:r w:rsidDel="00000000" w:rsidR="00000000" w:rsidRPr="00000000">
              <w:rPr>
                <w:color w:val="000000"/>
                <w:sz w:val="24"/>
                <w:szCs w:val="24"/>
                <w:rtl w:val="0"/>
              </w:rPr>
              <w:t xml:space="preserve">Phần địa chỉ có thể hiển thị để tham khảo, không ảnh hưởng đến việc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color w:val="000000"/>
                <w:sz w:val="24"/>
                <w:szCs w:val="24"/>
              </w:rPr>
            </w:pPr>
            <w:r w:rsidDel="00000000" w:rsidR="00000000" w:rsidRPr="00000000">
              <w:rPr>
                <w:color w:val="000000"/>
                <w:sz w:val="24"/>
                <w:szCs w:val="24"/>
                <w:rtl w:val="0"/>
              </w:rPr>
              <w:t xml:space="preserve">Nếu hệ thống hiển thị khu vực này, khách hàng có thể nhập thêm địa chỉ. Nếu không nhập thì vẫn có thể tiếp tục đơn hàng.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color w:val="000000"/>
                <w:sz w:val="24"/>
                <w:szCs w:val="24"/>
              </w:rPr>
            </w:pPr>
            <w:r w:rsidDel="00000000" w:rsidR="00000000" w:rsidRPr="00000000">
              <w:rPr>
                <w:color w:val="000000"/>
                <w:sz w:val="24"/>
                <w:szCs w:val="24"/>
                <w:rtl w:val="0"/>
              </w:rPr>
              <w:t xml:space="preserve">Tỉnh/Thành phố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color w:val="000000"/>
                <w:sz w:val="24"/>
                <w:szCs w:val="24"/>
              </w:rPr>
            </w:pPr>
            <w:r w:rsidDel="00000000" w:rsidR="00000000" w:rsidRPr="00000000">
              <w:rPr>
                <w:color w:val="000000"/>
                <w:sz w:val="24"/>
                <w:szCs w:val="24"/>
                <w:rtl w:val="0"/>
              </w:rPr>
              <w:t xml:space="preserve">Không bắt buộc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color w:val="000000"/>
                <w:sz w:val="24"/>
                <w:szCs w:val="24"/>
              </w:rPr>
            </w:pPr>
            <w:r w:rsidDel="00000000" w:rsidR="00000000" w:rsidRPr="00000000">
              <w:rPr>
                <w:color w:val="000000"/>
                <w:sz w:val="24"/>
                <w:szCs w:val="24"/>
                <w:rtl w:val="0"/>
              </w:rPr>
              <w:t xml:space="preserve">Dùng để tham khảo thông tin khách hàng nếu cần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color w:val="000000"/>
                <w:sz w:val="24"/>
                <w:szCs w:val="24"/>
              </w:rPr>
            </w:pPr>
            <w:r w:rsidDel="00000000" w:rsidR="00000000" w:rsidRPr="00000000">
              <w:rPr>
                <w:color w:val="000000"/>
                <w:sz w:val="24"/>
                <w:szCs w:val="24"/>
                <w:rtl w:val="0"/>
              </w:rPr>
              <w:t xml:space="preserve">Người dùng chọn tỉnh/thành phố nếu muốn bổ sung thông tin địa chỉ.</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color w:val="000000"/>
                <w:sz w:val="24"/>
                <w:szCs w:val="24"/>
              </w:rPr>
            </w:pPr>
            <w:r w:rsidDel="00000000" w:rsidR="00000000" w:rsidRPr="00000000">
              <w:rPr>
                <w:color w:val="000000"/>
                <w:sz w:val="24"/>
                <w:szCs w:val="24"/>
                <w:rtl w:val="0"/>
              </w:rPr>
              <w:t xml:space="preserve">Phường/Xã</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color w:val="000000"/>
                <w:sz w:val="24"/>
                <w:szCs w:val="24"/>
              </w:rPr>
            </w:pPr>
            <w:r w:rsidDel="00000000" w:rsidR="00000000" w:rsidRPr="00000000">
              <w:rPr>
                <w:color w:val="000000"/>
                <w:sz w:val="24"/>
                <w:szCs w:val="24"/>
                <w:rtl w:val="0"/>
              </w:rPr>
              <w:t xml:space="preserve">Không bắt buộc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color w:val="000000"/>
                <w:sz w:val="24"/>
                <w:szCs w:val="24"/>
              </w:rPr>
            </w:pPr>
            <w:r w:rsidDel="00000000" w:rsidR="00000000" w:rsidRPr="00000000">
              <w:rPr>
                <w:color w:val="000000"/>
                <w:sz w:val="24"/>
                <w:szCs w:val="24"/>
                <w:rtl w:val="0"/>
              </w:rPr>
              <w:t xml:space="preserve">Dùng cho thông tin mở rộng của khách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color w:val="000000"/>
                <w:sz w:val="24"/>
                <w:szCs w:val="24"/>
              </w:rPr>
            </w:pPr>
            <w:r w:rsidDel="00000000" w:rsidR="00000000" w:rsidRPr="00000000">
              <w:rPr>
                <w:color w:val="000000"/>
                <w:sz w:val="24"/>
                <w:szCs w:val="24"/>
                <w:rtl w:val="0"/>
              </w:rPr>
              <w:t xml:space="preserve">Người dùng chọn phường/xã nếu muốn bổ sung thông tin địa chỉ.</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color w:val="000000"/>
                <w:sz w:val="24"/>
                <w:szCs w:val="24"/>
              </w:rPr>
            </w:pPr>
            <w:r w:rsidDel="00000000" w:rsidR="00000000" w:rsidRPr="00000000">
              <w:rPr>
                <w:color w:val="000000"/>
                <w:sz w:val="24"/>
                <w:szCs w:val="24"/>
                <w:rtl w:val="0"/>
              </w:rPr>
              <w:t xml:space="preserve">Tên đường / Địa chỉ chi tiết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color w:val="000000"/>
                <w:sz w:val="24"/>
                <w:szCs w:val="24"/>
              </w:rPr>
            </w:pPr>
            <w:r w:rsidDel="00000000" w:rsidR="00000000" w:rsidRPr="00000000">
              <w:rPr>
                <w:color w:val="000000"/>
                <w:sz w:val="24"/>
                <w:szCs w:val="24"/>
                <w:rtl w:val="0"/>
              </w:rPr>
              <w:t xml:space="preserve">Không bắt buộc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color w:val="000000"/>
                <w:sz w:val="24"/>
                <w:szCs w:val="24"/>
              </w:rPr>
            </w:pPr>
            <w:r w:rsidDel="00000000" w:rsidR="00000000" w:rsidRPr="00000000">
              <w:rPr>
                <w:color w:val="000000"/>
                <w:sz w:val="24"/>
                <w:szCs w:val="24"/>
                <w:rtl w:val="0"/>
              </w:rPr>
              <w:t xml:space="preserve">Dùng để lưu thêm địa chỉ liên hệ nếu khách hàng nhập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color w:val="000000"/>
                <w:sz w:val="24"/>
                <w:szCs w:val="24"/>
              </w:rPr>
            </w:pPr>
            <w:r w:rsidDel="00000000" w:rsidR="00000000" w:rsidRPr="00000000">
              <w:rPr>
                <w:color w:val="000000"/>
                <w:sz w:val="24"/>
                <w:szCs w:val="24"/>
                <w:rtl w:val="0"/>
              </w:rPr>
              <w:t xml:space="preserve">Người dùng nhập thêm địa chỉ chi tiết nếu cần. Nếu để trống vẫn không ảnh hưởng đến thanh toán.</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color w:val="000000"/>
                <w:sz w:val="24"/>
                <w:szCs w:val="24"/>
              </w:rPr>
            </w:pPr>
            <w:r w:rsidDel="00000000" w:rsidR="00000000" w:rsidRPr="00000000">
              <w:rPr>
                <w:color w:val="000000"/>
                <w:sz w:val="24"/>
                <w:szCs w:val="24"/>
                <w:rtl w:val="0"/>
              </w:rPr>
              <w:t xml:space="preserve">Ghi chú</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color w:val="000000"/>
                <w:sz w:val="24"/>
                <w:szCs w:val="24"/>
              </w:rPr>
            </w:pPr>
            <w:r w:rsidDel="00000000" w:rsidR="00000000" w:rsidRPr="00000000">
              <w:rPr>
                <w:color w:val="000000"/>
                <w:sz w:val="24"/>
                <w:szCs w:val="24"/>
                <w:rtl w:val="0"/>
              </w:rPr>
              <w:t xml:space="preserve">Textarea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color w:val="000000"/>
                <w:sz w:val="24"/>
                <w:szCs w:val="24"/>
              </w:rPr>
            </w:pPr>
            <w:r w:rsidDel="00000000" w:rsidR="00000000" w:rsidRPr="00000000">
              <w:rPr>
                <w:color w:val="000000"/>
                <w:sz w:val="24"/>
                <w:szCs w:val="24"/>
                <w:rtl w:val="0"/>
              </w:rPr>
              <w:t xml:space="preserve">Không bắt buộc; nên giới hạn độ dài theo cấu hình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color w:val="000000"/>
                <w:sz w:val="24"/>
                <w:szCs w:val="24"/>
              </w:rPr>
            </w:pPr>
            <w:r w:rsidDel="00000000" w:rsidR="00000000" w:rsidRPr="00000000">
              <w:rPr>
                <w:color w:val="000000"/>
                <w:sz w:val="24"/>
                <w:szCs w:val="24"/>
                <w:rtl w:val="0"/>
              </w:rPr>
              <w:t xml:space="preserve">Dùng để ghi chú bổ sung cho đơn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color w:val="000000"/>
                <w:sz w:val="24"/>
                <w:szCs w:val="24"/>
              </w:rPr>
            </w:pPr>
            <w:r w:rsidDel="00000000" w:rsidR="00000000" w:rsidRPr="00000000">
              <w:rPr>
                <w:color w:val="000000"/>
                <w:sz w:val="24"/>
                <w:szCs w:val="24"/>
                <w:rtl w:val="0"/>
              </w:rPr>
              <w:t xml:space="preserve">Người dùng nhập ghi chú nếu có nhu cầu. Hệ thống lưu lại cùng đơn hàng.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color w:val="000000"/>
                <w:sz w:val="24"/>
                <w:szCs w:val="24"/>
              </w:rPr>
            </w:pPr>
            <w:r w:rsidDel="00000000" w:rsidR="00000000" w:rsidRPr="00000000">
              <w:rPr>
                <w:color w:val="000000"/>
                <w:sz w:val="24"/>
                <w:szCs w:val="24"/>
                <w:rtl w:val="0"/>
              </w:rPr>
              <w:t xml:space="preserve">Phương thức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color w:val="000000"/>
                <w:sz w:val="24"/>
                <w:szCs w:val="24"/>
              </w:rPr>
            </w:pPr>
            <w:r w:rsidDel="00000000" w:rsidR="00000000" w:rsidRPr="00000000">
              <w:rPr>
                <w:color w:val="000000"/>
                <w:sz w:val="24"/>
                <w:szCs w:val="24"/>
                <w:rtl w:val="0"/>
              </w:rPr>
              <w:t xml:space="preserve">Radio button / List option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color w:val="000000"/>
                <w:sz w:val="24"/>
                <w:szCs w:val="24"/>
              </w:rPr>
            </w:pPr>
            <w:r w:rsidDel="00000000" w:rsidR="00000000" w:rsidRPr="00000000">
              <w:rPr>
                <w:color w:val="000000"/>
                <w:sz w:val="24"/>
                <w:szCs w:val="24"/>
                <w:rtl w:val="0"/>
              </w:rPr>
              <w:t xml:space="preserve">Bắt buộc chọn 1 phương thức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color w:val="000000"/>
                <w:sz w:val="24"/>
                <w:szCs w:val="24"/>
              </w:rPr>
            </w:pPr>
            <w:r w:rsidDel="00000000" w:rsidR="00000000" w:rsidRPr="00000000">
              <w:rPr>
                <w:color w:val="000000"/>
                <w:sz w:val="24"/>
                <w:szCs w:val="24"/>
                <w:rtl w:val="0"/>
              </w:rPr>
              <w:t xml:space="preserve">Chỉ hiển thị các phương thức thanh toán được phép áp dụng cho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danh sách phương thức thanh toán phù hợp. Người dùng chọn 1 phương thức để tiếp tục.</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color w:val="000000"/>
                <w:sz w:val="24"/>
                <w:szCs w:val="24"/>
              </w:rPr>
            </w:pPr>
            <w:r w:rsidDel="00000000" w:rsidR="00000000" w:rsidRPr="00000000">
              <w:rPr>
                <w:color w:val="000000"/>
                <w:sz w:val="24"/>
                <w:szCs w:val="24"/>
                <w:rtl w:val="0"/>
              </w:rPr>
              <w:t xml:space="preserve">Chọn ưu đãi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color w:val="000000"/>
                <w:sz w:val="24"/>
                <w:szCs w:val="24"/>
              </w:rPr>
            </w:pPr>
            <w:r w:rsidDel="00000000" w:rsidR="00000000" w:rsidRPr="00000000">
              <w:rPr>
                <w:color w:val="000000"/>
                <w:sz w:val="24"/>
                <w:szCs w:val="24"/>
                <w:rtl w:val="0"/>
              </w:rPr>
              <w:t xml:space="preserve">Button / 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color w:val="000000"/>
                <w:sz w:val="24"/>
                <w:szCs w:val="24"/>
              </w:rPr>
            </w:pPr>
            <w:r w:rsidDel="00000000" w:rsidR="00000000" w:rsidRPr="00000000">
              <w:rPr>
                <w:color w:val="000000"/>
                <w:sz w:val="24"/>
                <w:szCs w:val="24"/>
                <w:rtl w:val="0"/>
              </w:rPr>
              <w:t xml:space="preserve">Chỉ hiển thị nếu có voucher đủ điều kiện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color w:val="000000"/>
                <w:sz w:val="24"/>
                <w:szCs w:val="24"/>
              </w:rPr>
            </w:pPr>
            <w:r w:rsidDel="00000000" w:rsidR="00000000" w:rsidRPr="00000000">
              <w:rPr>
                <w:color w:val="000000"/>
                <w:sz w:val="24"/>
                <w:szCs w:val="24"/>
                <w:rtl w:val="0"/>
              </w:rPr>
              <w:t xml:space="preserve">Voucher được lọc theo gói dịch vụ, phương thức thanh toán và điều kiện áp dụng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color w:val="000000"/>
                <w:sz w:val="24"/>
                <w:szCs w:val="24"/>
              </w:rPr>
            </w:pPr>
            <w:r w:rsidDel="00000000" w:rsidR="00000000" w:rsidRPr="00000000">
              <w:rPr>
                <w:color w:val="000000"/>
                <w:sz w:val="24"/>
                <w:szCs w:val="24"/>
                <w:rtl w:val="0"/>
              </w:rPr>
              <w:t xml:space="preserve">Người dùng bấm để mở danh sách ưu đãi. Hệ thống hiển thị các voucher hợp lệ cho đơn hàng hiện tại.</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color w:val="000000"/>
                <w:sz w:val="24"/>
                <w:szCs w:val="24"/>
              </w:rPr>
            </w:pPr>
            <w:r w:rsidDel="00000000" w:rsidR="00000000" w:rsidRPr="00000000">
              <w:rPr>
                <w:color w:val="000000"/>
                <w:sz w:val="24"/>
                <w:szCs w:val="24"/>
                <w:rtl w:val="0"/>
              </w:rPr>
              <w:t xml:space="preserve">Mã khuyến mãi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color w:val="000000"/>
                <w:sz w:val="24"/>
                <w:szCs w:val="24"/>
              </w:rPr>
            </w:pPr>
            <w:r w:rsidDel="00000000" w:rsidR="00000000" w:rsidRPr="00000000">
              <w:rPr>
                <w:color w:val="000000"/>
                <w:sz w:val="24"/>
                <w:szCs w:val="24"/>
                <w:rtl w:val="0"/>
              </w:rPr>
              <w:t xml:space="preserve">Text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color w:val="000000"/>
                <w:sz w:val="24"/>
                <w:szCs w:val="24"/>
              </w:rPr>
            </w:pPr>
            <w:r w:rsidDel="00000000" w:rsidR="00000000" w:rsidRPr="00000000">
              <w:rPr>
                <w:color w:val="000000"/>
                <w:sz w:val="24"/>
                <w:szCs w:val="24"/>
                <w:rtl w:val="0"/>
              </w:rPr>
              <w:t xml:space="preserve">Có thể nhập thủ công nếu hệ thống cho phép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color w:val="000000"/>
                <w:sz w:val="24"/>
                <w:szCs w:val="24"/>
              </w:rPr>
            </w:pPr>
            <w:r w:rsidDel="00000000" w:rsidR="00000000" w:rsidRPr="00000000">
              <w:rPr>
                <w:color w:val="000000"/>
                <w:sz w:val="24"/>
                <w:szCs w:val="24"/>
                <w:rtl w:val="0"/>
              </w:rPr>
              <w:t xml:space="preserve">Mã chỉ áp dụng nếu thỏa điều kiện của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color w:val="000000"/>
                <w:sz w:val="24"/>
                <w:szCs w:val="24"/>
              </w:rPr>
            </w:pPr>
            <w:r w:rsidDel="00000000" w:rsidR="00000000" w:rsidRPr="00000000">
              <w:rPr>
                <w:color w:val="000000"/>
                <w:sz w:val="24"/>
                <w:szCs w:val="24"/>
                <w:rtl w:val="0"/>
              </w:rPr>
              <w:t xml:space="preserve">Người dùng nhập mã khuyến mãi, sau đó bấm “Áp dụng”. Hệ thống kiểm tra mã và phản hồi kết quả.</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color w:val="000000"/>
                <w:sz w:val="24"/>
                <w:szCs w:val="24"/>
              </w:rPr>
            </w:pPr>
            <w:r w:rsidDel="00000000" w:rsidR="00000000" w:rsidRPr="00000000">
              <w:rPr>
                <w:color w:val="000000"/>
                <w:sz w:val="24"/>
                <w:szCs w:val="24"/>
                <w:rtl w:val="0"/>
              </w:rPr>
              <w:t xml:space="preserve">Áp dụng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color w:val="000000"/>
                <w:sz w:val="24"/>
                <w:szCs w:val="24"/>
              </w:rPr>
            </w:pPr>
            <w:r w:rsidDel="00000000" w:rsidR="00000000" w:rsidRPr="00000000">
              <w:rPr>
                <w:color w:val="000000"/>
                <w:sz w:val="24"/>
                <w:szCs w:val="24"/>
                <w:rtl w:val="0"/>
              </w:rPr>
              <w:t xml:space="preserve">Chỉ enable khi có mã khuyến mãi hoặc voucher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color w:val="000000"/>
                <w:sz w:val="24"/>
                <w:szCs w:val="24"/>
              </w:rPr>
            </w:pPr>
            <w:r w:rsidDel="00000000" w:rsidR="00000000" w:rsidRPr="00000000">
              <w:rPr>
                <w:color w:val="000000"/>
                <w:sz w:val="24"/>
                <w:szCs w:val="24"/>
                <w:rtl w:val="0"/>
              </w:rPr>
              <w:t xml:space="preserve">Sau khi áp dụng, hệ thống cần tính lại số tiền cần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color w:val="000000"/>
                <w:sz w:val="24"/>
                <w:szCs w:val="24"/>
              </w:rPr>
            </w:pPr>
            <w:r w:rsidDel="00000000" w:rsidR="00000000" w:rsidRPr="00000000">
              <w:rPr>
                <w:color w:val="000000"/>
                <w:sz w:val="24"/>
                <w:szCs w:val="24"/>
                <w:rtl w:val="0"/>
              </w:rPr>
              <w:t xml:space="preserve">Khi người dùng bấm, hệ thống kiểm tra mã/voucher và cập nhật lại giá đơn hàng nếu hợp lệ.</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color w:val="000000"/>
                <w:sz w:val="24"/>
                <w:szCs w:val="24"/>
              </w:rPr>
            </w:pPr>
            <w:r w:rsidDel="00000000" w:rsidR="00000000" w:rsidRPr="00000000">
              <w:rPr>
                <w:color w:val="000000"/>
                <w:sz w:val="24"/>
                <w:szCs w:val="24"/>
                <w:rtl w:val="0"/>
              </w:rPr>
              <w:t xml:space="preserve">Thông tin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color w:val="000000"/>
                <w:sz w:val="24"/>
                <w:szCs w:val="24"/>
              </w:rPr>
            </w:pPr>
            <w:r w:rsidDel="00000000" w:rsidR="00000000" w:rsidRPr="00000000">
              <w:rPr>
                <w:color w:val="000000"/>
                <w:sz w:val="24"/>
                <w:szCs w:val="24"/>
                <w:rtl w:val="0"/>
              </w:rPr>
              <w:t xml:space="preserve">Group display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color w:val="000000"/>
                <w:sz w:val="24"/>
                <w:szCs w:val="24"/>
              </w:rPr>
            </w:pPr>
            <w:r w:rsidDel="00000000" w:rsidR="00000000" w:rsidRPr="00000000">
              <w:rPr>
                <w:color w:val="000000"/>
                <w:sz w:val="24"/>
                <w:szCs w:val="24"/>
                <w:rtl w:val="0"/>
              </w:rPr>
              <w:t xml:space="preserve">Không chỉnh sửa trực tiếp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color w:val="000000"/>
                <w:sz w:val="24"/>
                <w:szCs w:val="24"/>
              </w:rPr>
            </w:pPr>
            <w:r w:rsidDel="00000000" w:rsidR="00000000" w:rsidRPr="00000000">
              <w:rPr>
                <w:color w:val="000000"/>
                <w:sz w:val="24"/>
                <w:szCs w:val="24"/>
                <w:rtl w:val="0"/>
              </w:rPr>
              <w:t xml:space="preserve">Hiển thị lại các thông tin dịch vụ đã chọn và giá tương ứng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color w:val="000000"/>
                <w:sz w:val="24"/>
                <w:szCs w:val="24"/>
              </w:rPr>
            </w:pPr>
            <w:r w:rsidDel="00000000" w:rsidR="00000000" w:rsidRPr="00000000">
              <w:rPr>
                <w:color w:val="000000"/>
                <w:sz w:val="24"/>
                <w:szCs w:val="24"/>
                <w:rtl w:val="0"/>
              </w:rPr>
              <w:t xml:space="preserve">Hệ thống tự động cập nhật thông tin thanh toán theo các lựa chọn hiện tại của khách hàng.</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color w:val="000000"/>
                <w:sz w:val="24"/>
                <w:szCs w:val="24"/>
              </w:rPr>
            </w:pPr>
            <w:r w:rsidDel="00000000" w:rsidR="00000000" w:rsidRPr="00000000">
              <w:rPr>
                <w:color w:val="000000"/>
                <w:sz w:val="24"/>
                <w:szCs w:val="24"/>
                <w:rtl w:val="0"/>
              </w:rPr>
              <w:t xml:space="preserve">Cần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color w:val="000000"/>
                <w:sz w:val="24"/>
                <w:szCs w:val="24"/>
              </w:rPr>
            </w:pPr>
            <w:r w:rsidDel="00000000" w:rsidR="00000000" w:rsidRPr="00000000">
              <w:rPr>
                <w:color w:val="000000"/>
                <w:sz w:val="24"/>
                <w:szCs w:val="24"/>
                <w:rtl w:val="0"/>
              </w:rPr>
              <w:t xml:space="preserve">Amount / Read-only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color w:val="000000"/>
                <w:sz w:val="24"/>
                <w:szCs w:val="24"/>
              </w:rPr>
            </w:pPr>
            <w:r w:rsidDel="00000000" w:rsidR="00000000" w:rsidRPr="00000000">
              <w:rPr>
                <w:color w:val="000000"/>
                <w:sz w:val="24"/>
                <w:szCs w:val="24"/>
                <w:rtl w:val="0"/>
              </w:rPr>
              <w:t xml:space="preserve">Không âm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color w:val="000000"/>
                <w:sz w:val="24"/>
                <w:szCs w:val="24"/>
              </w:rPr>
            </w:pPr>
            <w:r w:rsidDel="00000000" w:rsidR="00000000" w:rsidRPr="00000000">
              <w:rPr>
                <w:color w:val="000000"/>
                <w:sz w:val="24"/>
                <w:szCs w:val="24"/>
                <w:rtl w:val="0"/>
              </w:rPr>
              <w:t xml:space="preserve">Số tiền cuối cùng sau khi đã tính ưu đãi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color w:val="000000"/>
                <w:sz w:val="24"/>
                <w:szCs w:val="24"/>
              </w:rPr>
            </w:pPr>
            <w:r w:rsidDel="00000000" w:rsidR="00000000" w:rsidRPr="00000000">
              <w:rPr>
                <w:color w:val="000000"/>
                <w:sz w:val="24"/>
                <w:szCs w:val="24"/>
                <w:rtl w:val="0"/>
              </w:rPr>
              <w:t xml:space="preserve">Hệ thống tính và hiển thị số tiền khách hàng cần thanh toán. Khi có thay đổi về gói, ưu đãi hoặc phương thức thanh toán, số tiền này được cập nhật lại.</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color w:val="000000"/>
                <w:sz w:val="24"/>
                <w:szCs w:val="24"/>
              </w:rPr>
            </w:pPr>
            <w:r w:rsidDel="00000000" w:rsidR="00000000" w:rsidRPr="00000000">
              <w:rPr>
                <w:color w:val="000000"/>
                <w:sz w:val="24"/>
                <w:szCs w:val="24"/>
                <w:rtl w:val="0"/>
              </w:rPr>
              <w:t xml:space="preserve">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color w:val="000000"/>
                <w:sz w:val="24"/>
                <w:szCs w:val="24"/>
              </w:rPr>
            </w:pPr>
            <w:r w:rsidDel="00000000" w:rsidR="00000000" w:rsidRPr="00000000">
              <w:rPr>
                <w:color w:val="000000"/>
                <w:sz w:val="24"/>
                <w:szCs w:val="24"/>
                <w:rtl w:val="0"/>
              </w:rPr>
              <w:t xml:space="preserve">Chỉ enable khi các thông tin bắt buộc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color w:val="000000"/>
                <w:sz w:val="24"/>
                <w:szCs w:val="24"/>
              </w:rPr>
            </w:pPr>
            <w:r w:rsidDel="00000000" w:rsidR="00000000" w:rsidRPr="00000000">
              <w:rPr>
                <w:color w:val="000000"/>
                <w:sz w:val="24"/>
                <w:szCs w:val="24"/>
                <w:rtl w:val="0"/>
              </w:rPr>
              <w:t xml:space="preserve">Sau khi bấm, hệ thống chuyển sang bước xử lý thanh toán và kích hoạt dịch vụ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color w:val="000000"/>
                <w:sz w:val="24"/>
                <w:szCs w:val="24"/>
              </w:rPr>
            </w:pPr>
            <w:r w:rsidDel="00000000" w:rsidR="00000000" w:rsidRPr="00000000">
              <w:rPr>
                <w:color w:val="000000"/>
                <w:sz w:val="24"/>
                <w:szCs w:val="24"/>
                <w:rtl w:val="0"/>
              </w:rPr>
              <w:t xml:space="preserve">Người dùng bấm để hoàn tất đơn hàng. Hệ thống kiểm tra lại toàn bộ thông tin trước khi chuyển sang cổng thanh toán.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color w:val="000000"/>
                <w:sz w:val="24"/>
                <w:szCs w:val="24"/>
              </w:rPr>
            </w:pPr>
            <w:r w:rsidDel="00000000" w:rsidR="00000000" w:rsidRPr="00000000">
              <w:rPr>
                <w:color w:val="000000"/>
                <w:sz w:val="24"/>
                <w:szCs w:val="24"/>
                <w:rtl w:val="0"/>
              </w:rPr>
              <w:t xml:space="preserve">Quay lại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color w:val="000000"/>
                <w:sz w:val="24"/>
                <w:szCs w:val="24"/>
              </w:rPr>
            </w:pPr>
            <w:r w:rsidDel="00000000" w:rsidR="00000000" w:rsidRPr="00000000">
              <w:rPr>
                <w:color w:val="000000"/>
                <w:sz w:val="24"/>
                <w:szCs w:val="24"/>
                <w:rtl w:val="0"/>
              </w:rPr>
              <w:t xml:space="preserve">Button / 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color w:val="000000"/>
                <w:sz w:val="24"/>
                <w:szCs w:val="24"/>
              </w:rPr>
            </w:pPr>
            <w:r w:rsidDel="00000000" w:rsidR="00000000" w:rsidRPr="00000000">
              <w:rPr>
                <w:color w:val="000000"/>
                <w:sz w:val="24"/>
                <w:szCs w:val="24"/>
                <w:rtl w:val="0"/>
              </w:rPr>
              <w:t xml:space="preserve">Không có validation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color w:val="000000"/>
                <w:sz w:val="24"/>
                <w:szCs w:val="24"/>
              </w:rPr>
            </w:pPr>
            <w:r w:rsidDel="00000000" w:rsidR="00000000" w:rsidRPr="00000000">
              <w:rPr>
                <w:color w:val="000000"/>
                <w:sz w:val="24"/>
                <w:szCs w:val="24"/>
                <w:rtl w:val="0"/>
              </w:rPr>
              <w:t xml:space="preserve">Dùng để quay về màn hình trước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color w:val="000000"/>
                <w:sz w:val="24"/>
                <w:szCs w:val="24"/>
              </w:rPr>
            </w:pPr>
            <w:r w:rsidDel="00000000" w:rsidR="00000000" w:rsidRPr="00000000">
              <w:rPr>
                <w:color w:val="000000"/>
                <w:sz w:val="24"/>
                <w:szCs w:val="24"/>
                <w:rtl w:val="0"/>
              </w:rPr>
              <w:t xml:space="preserve">Người dùng bấm để quay lại màn hình trước nếu muốn thay đổi thông tin đã chọn.</w:t>
            </w:r>
          </w:p>
        </w:tc>
      </w:tr>
    </w:tbl>
    <w:p w:rsidR="00000000" w:rsidDel="00000000" w:rsidP="00000000" w:rsidRDefault="00000000" w:rsidRPr="00000000" w14:paraId="000001B0">
      <w:pPr>
        <w:ind w:left="0" w:firstLine="0"/>
        <w:rPr>
          <w:color w:val="000000"/>
        </w:rPr>
      </w:pPr>
      <w:r w:rsidDel="00000000" w:rsidR="00000000" w:rsidRPr="00000000">
        <w:rPr>
          <w:rtl w:val="0"/>
        </w:rPr>
      </w:r>
    </w:p>
    <w:p w:rsidR="00000000" w:rsidDel="00000000" w:rsidP="00000000" w:rsidRDefault="00000000" w:rsidRPr="00000000" w14:paraId="000001B1">
      <w:pPr>
        <w:ind w:left="0" w:firstLine="0"/>
        <w:rPr>
          <w:ins w:author="Thuy Tran Thi" w:id="0" w:date="2026-03-30T07:19:28Z"/>
          <w:color w:val="000000"/>
          <w:rPrChange w:author="Thuy Tran Thi" w:id="1" w:date="2026-03-30T07:19:28Z">
            <w:rPr>
              <w:color w:val="000000"/>
              <w:sz w:val="20"/>
              <w:szCs w:val="20"/>
            </w:rPr>
          </w:rPrChange>
        </w:rPr>
      </w:pPr>
      <w:r w:rsidDel="00000000" w:rsidR="00000000" w:rsidRPr="00000000">
        <w:rPr>
          <w:color w:val="000000"/>
        </w:rPr>
        <w:drawing>
          <wp:inline distB="114300" distT="114300" distL="114300" distR="114300">
            <wp:extent cx="6224595" cy="523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24595" cy="5232400"/>
                    </a:xfrm>
                    <a:prstGeom prst="rect"/>
                    <a:ln/>
                  </pic:spPr>
                </pic:pic>
              </a:graphicData>
            </a:graphic>
          </wp:inline>
        </w:drawing>
      </w:r>
      <w:ins w:author="Thuy Tran Thi" w:id="0" w:date="2026-03-30T07:19:28Z">
        <w:r w:rsidDel="00000000" w:rsidR="00000000" w:rsidRPr="00000000">
          <w:rPr>
            <w:rtl w:val="0"/>
          </w:rPr>
        </w:r>
      </w:ins>
    </w:p>
    <w:p w:rsidR="00000000" w:rsidDel="00000000" w:rsidP="00000000" w:rsidRDefault="00000000" w:rsidRPr="00000000" w14:paraId="000001B2">
      <w:pPr>
        <w:pStyle w:val="Heading3"/>
        <w:ind w:firstLine="720"/>
        <w:rPr/>
      </w:pPr>
      <w:bookmarkStart w:colFirst="0" w:colLast="0" w:name="_qp5hevbzs8e2" w:id="14"/>
      <w:bookmarkEnd w:id="14"/>
      <w:r w:rsidDel="00000000" w:rsidR="00000000" w:rsidRPr="00000000">
        <w:rPr>
          <w:rtl w:val="0"/>
          <w:rPrChange w:author="Thuy Tran Thi" w:id="1" w:date="2026-03-30T07:19:28Z">
            <w:rPr/>
          </w:rPrChange>
        </w:rPr>
        <w:t xml:space="preserve">4.</w:t>
      </w:r>
      <w:r w:rsidDel="00000000" w:rsidR="00000000" w:rsidRPr="00000000">
        <w:rPr>
          <w:rtl w:val="0"/>
        </w:rPr>
        <w:t xml:space="preserve">Các trường hợp lỗi &amp; thông báo thường gặp </w:t>
      </w:r>
    </w:p>
    <w:p w:rsidR="00000000" w:rsidDel="00000000" w:rsidP="00000000" w:rsidRDefault="00000000" w:rsidRPr="00000000" w14:paraId="000001B3">
      <w:pPr>
        <w:rPr>
          <w:color w:val="000000"/>
        </w:rPr>
      </w:pPr>
      <w:r w:rsidDel="00000000" w:rsidR="00000000" w:rsidRPr="00000000">
        <w:rPr>
          <w:rtl w:val="0"/>
        </w:rPr>
      </w:r>
    </w:p>
    <w:tbl>
      <w:tblPr>
        <w:tblStyle w:val="Table10"/>
        <w:tblW w:w="9802.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1664546298534"/>
        <w:gridCol w:w="2297.24075920641"/>
        <w:gridCol w:w="5265.104597187363"/>
        <w:tblGridChange w:id="0">
          <w:tblGrid>
            <w:gridCol w:w="2240.1664546298534"/>
            <w:gridCol w:w="2297.24075920641"/>
            <w:gridCol w:w="5265.10459718736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Tình huống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Thông báo hiển thị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jc w:val="center"/>
              <w:rPr>
                <w:color w:val="000000"/>
                <w:sz w:val="24"/>
                <w:szCs w:val="24"/>
              </w:rPr>
            </w:pPr>
            <w:r w:rsidDel="00000000" w:rsidR="00000000" w:rsidRPr="00000000">
              <w:rPr>
                <w:b w:val="1"/>
                <w:bCs w:val="1"/>
                <w:color w:val="000000"/>
                <w:sz w:val="24"/>
                <w:szCs w:val="24"/>
                <w:rtl w:val="0"/>
              </w:rPr>
              <w:t xml:space="preserve">Hành vi UI</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color w:val="000000"/>
                <w:sz w:val="24"/>
                <w:szCs w:val="24"/>
              </w:rPr>
            </w:pPr>
            <w:r w:rsidDel="00000000" w:rsidR="00000000" w:rsidRPr="00000000">
              <w:rPr>
                <w:color w:val="000000"/>
                <w:sz w:val="24"/>
                <w:szCs w:val="24"/>
                <w:rtl w:val="0"/>
              </w:rPr>
              <w:t xml:space="preserve">Số điện thoại chưa được nhập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color w:val="000000"/>
                <w:sz w:val="24"/>
                <w:szCs w:val="24"/>
              </w:rPr>
            </w:pPr>
            <w:r w:rsidDel="00000000" w:rsidR="00000000" w:rsidRPr="00000000">
              <w:rPr>
                <w:color w:val="000000"/>
                <w:sz w:val="24"/>
                <w:szCs w:val="24"/>
                <w:rtl w:val="0"/>
              </w:rPr>
              <w:t xml:space="preserve">Vui lòng nhập số điện thoại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lỗi dưới ô nhập, đồng thời không cho thanh toán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color w:val="000000"/>
                <w:sz w:val="24"/>
                <w:szCs w:val="24"/>
              </w:rPr>
            </w:pPr>
            <w:r w:rsidDel="00000000" w:rsidR="00000000" w:rsidRPr="00000000">
              <w:rPr>
                <w:color w:val="000000"/>
                <w:sz w:val="24"/>
                <w:szCs w:val="24"/>
                <w:rtl w:val="0"/>
              </w:rPr>
              <w:t xml:space="preserve">Số điện thoại không đúng định dạng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color w:val="000000"/>
                <w:sz w:val="24"/>
                <w:szCs w:val="24"/>
              </w:rPr>
            </w:pPr>
            <w:r w:rsidDel="00000000" w:rsidR="00000000" w:rsidRPr="00000000">
              <w:rPr>
                <w:color w:val="000000"/>
                <w:sz w:val="24"/>
                <w:szCs w:val="24"/>
                <w:rtl w:val="0"/>
              </w:rPr>
              <w:t xml:space="preserve">Số điện thoại không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color w:val="000000"/>
                <w:sz w:val="24"/>
                <w:szCs w:val="24"/>
              </w:rPr>
            </w:pPr>
            <w:r w:rsidDel="00000000" w:rsidR="00000000" w:rsidRPr="00000000">
              <w:rPr>
                <w:color w:val="000000"/>
                <w:sz w:val="24"/>
                <w:szCs w:val="24"/>
                <w:rtl w:val="0"/>
              </w:rPr>
              <w:t xml:space="preserve">Ô nhập được đánh dấu lỗi, khách hàng phải nhập lại số đúng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color w:val="000000"/>
                <w:sz w:val="24"/>
                <w:szCs w:val="24"/>
              </w:rPr>
            </w:pPr>
            <w:r w:rsidDel="00000000" w:rsidR="00000000" w:rsidRPr="00000000">
              <w:rPr>
                <w:color w:val="000000"/>
                <w:sz w:val="24"/>
                <w:szCs w:val="24"/>
                <w:rtl w:val="0"/>
              </w:rPr>
              <w:t xml:space="preserve">Số điện thoại chứa ký tự không phải số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color w:val="000000"/>
                <w:sz w:val="24"/>
                <w:szCs w:val="24"/>
              </w:rPr>
            </w:pPr>
            <w:r w:rsidDel="00000000" w:rsidR="00000000" w:rsidRPr="00000000">
              <w:rPr>
                <w:color w:val="000000"/>
                <w:sz w:val="24"/>
                <w:szCs w:val="24"/>
                <w:rtl w:val="0"/>
              </w:rPr>
              <w:t xml:space="preserve">Vui lòng chỉ nhập số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color w:val="000000"/>
                <w:sz w:val="24"/>
                <w:szCs w:val="24"/>
              </w:rPr>
            </w:pPr>
            <w:r w:rsidDel="00000000" w:rsidR="00000000" w:rsidRPr="00000000">
              <w:rPr>
                <w:color w:val="000000"/>
                <w:sz w:val="24"/>
                <w:szCs w:val="24"/>
                <w:rtl w:val="0"/>
              </w:rPr>
              <w:t xml:space="preserve">Hệ thống không cho tiếp tục và hiển thị cảnh báo tại trường nhập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color w:val="000000"/>
                <w:sz w:val="24"/>
                <w:szCs w:val="24"/>
              </w:rPr>
            </w:pPr>
            <w:r w:rsidDel="00000000" w:rsidR="00000000" w:rsidRPr="00000000">
              <w:rPr>
                <w:color w:val="000000"/>
                <w:sz w:val="24"/>
                <w:szCs w:val="24"/>
                <w:rtl w:val="0"/>
              </w:rPr>
              <w:t xml:space="preserve">Voucher đã hết hiệu lực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color w:val="000000"/>
                <w:sz w:val="24"/>
                <w:szCs w:val="24"/>
              </w:rPr>
            </w:pPr>
            <w:r w:rsidDel="00000000" w:rsidR="00000000" w:rsidRPr="00000000">
              <w:rPr>
                <w:color w:val="000000"/>
                <w:sz w:val="24"/>
                <w:szCs w:val="24"/>
                <w:rtl w:val="0"/>
              </w:rPr>
              <w:t xml:space="preserve">Ưu đãi đã hết hiệu lực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color w:val="000000"/>
                <w:sz w:val="24"/>
                <w:szCs w:val="24"/>
              </w:rPr>
            </w:pPr>
            <w:r w:rsidDel="00000000" w:rsidR="00000000" w:rsidRPr="00000000">
              <w:rPr>
                <w:color w:val="000000"/>
                <w:sz w:val="24"/>
                <w:szCs w:val="24"/>
                <w:rtl w:val="0"/>
              </w:rPr>
              <w:t xml:space="preserve">Hệ thống tự động loại bỏ voucher khỏi đơn hàng và cập nhật lại số tiền cần thanh toán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color w:val="000000"/>
                <w:sz w:val="24"/>
                <w:szCs w:val="24"/>
              </w:rPr>
            </w:pPr>
            <w:r w:rsidDel="00000000" w:rsidR="00000000" w:rsidRPr="00000000">
              <w:rPr>
                <w:color w:val="000000"/>
                <w:sz w:val="24"/>
                <w:szCs w:val="24"/>
                <w:rtl w:val="0"/>
              </w:rPr>
              <w:t xml:space="preserve">Voucher không thể dùng cùng voucher khác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color w:val="000000"/>
                <w:sz w:val="24"/>
                <w:szCs w:val="24"/>
              </w:rPr>
            </w:pPr>
            <w:r w:rsidDel="00000000" w:rsidR="00000000" w:rsidRPr="00000000">
              <w:rPr>
                <w:color w:val="000000"/>
                <w:sz w:val="24"/>
                <w:szCs w:val="24"/>
                <w:rtl w:val="0"/>
              </w:rPr>
              <w:t xml:space="preserve">Không thể áp dụng đồng thời với ưu đãi đã chọn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cảnh báo tại voucher liên quan và yêu cầu khách hàng chọn lại ưu đãi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color w:val="000000"/>
                <w:sz w:val="24"/>
                <w:szCs w:val="24"/>
              </w:rPr>
            </w:pPr>
            <w:r w:rsidDel="00000000" w:rsidR="00000000" w:rsidRPr="00000000">
              <w:rPr>
                <w:color w:val="000000"/>
                <w:sz w:val="24"/>
                <w:szCs w:val="24"/>
                <w:rtl w:val="0"/>
              </w:rPr>
              <w:t xml:space="preserve">Áp dụng mã khuyến mãi không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color w:val="000000"/>
                <w:sz w:val="24"/>
                <w:szCs w:val="24"/>
              </w:rPr>
            </w:pPr>
            <w:r w:rsidDel="00000000" w:rsidR="00000000" w:rsidRPr="00000000">
              <w:rPr>
                <w:color w:val="000000"/>
                <w:sz w:val="24"/>
                <w:szCs w:val="24"/>
                <w:rtl w:val="0"/>
              </w:rPr>
              <w:t xml:space="preserve">Mã khuyến mãi không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color w:val="000000"/>
                <w:sz w:val="24"/>
                <w:szCs w:val="24"/>
              </w:rPr>
            </w:pPr>
            <w:r w:rsidDel="00000000" w:rsidR="00000000" w:rsidRPr="00000000">
              <w:rPr>
                <w:color w:val="000000"/>
                <w:sz w:val="24"/>
                <w:szCs w:val="24"/>
                <w:rtl w:val="0"/>
              </w:rPr>
              <w:t xml:space="preserve">Hệ thống không áp dụng mã, giữ nguyên giá trị đơn hàng hiện tại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color w:val="000000"/>
                <w:sz w:val="24"/>
                <w:szCs w:val="24"/>
              </w:rPr>
            </w:pPr>
            <w:r w:rsidDel="00000000" w:rsidR="00000000" w:rsidRPr="00000000">
              <w:rPr>
                <w:color w:val="000000"/>
                <w:sz w:val="24"/>
                <w:szCs w:val="24"/>
                <w:rtl w:val="0"/>
              </w:rPr>
              <w:t xml:space="preserve">Thanh toán thất bại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color w:val="000000"/>
                <w:sz w:val="24"/>
                <w:szCs w:val="24"/>
              </w:rPr>
            </w:pPr>
            <w:r w:rsidDel="00000000" w:rsidR="00000000" w:rsidRPr="00000000">
              <w:rPr>
                <w:color w:val="000000"/>
                <w:sz w:val="24"/>
                <w:szCs w:val="24"/>
                <w:rtl w:val="0"/>
              </w:rPr>
              <w:t xml:space="preserve">Thanh toán thất bại, vui lòng thử lại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color w:val="000000"/>
                <w:sz w:val="24"/>
                <w:szCs w:val="24"/>
              </w:rPr>
            </w:pPr>
            <w:r w:rsidDel="00000000" w:rsidR="00000000" w:rsidRPr="00000000">
              <w:rPr>
                <w:color w:val="000000"/>
                <w:sz w:val="24"/>
                <w:szCs w:val="24"/>
                <w:rtl w:val="0"/>
              </w:rPr>
              <w:t xml:space="preserve">Hệ thống giữ khách hàng ở màn hình thanh toán để thử lại hoặc đổi phương thức thanh toán</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color w:val="000000"/>
                <w:sz w:val="24"/>
                <w:szCs w:val="24"/>
              </w:rPr>
            </w:pPr>
            <w:r w:rsidDel="00000000" w:rsidR="00000000" w:rsidRPr="00000000">
              <w:rPr>
                <w:color w:val="000000"/>
                <w:sz w:val="24"/>
                <w:szCs w:val="24"/>
                <w:rtl w:val="0"/>
              </w:rPr>
              <w:t xml:space="preserve">Kích hoạt dịch vụ thất bại sau thanh toán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color w:val="000000"/>
                <w:sz w:val="24"/>
                <w:szCs w:val="24"/>
              </w:rPr>
            </w:pPr>
            <w:r w:rsidDel="00000000" w:rsidR="00000000" w:rsidRPr="00000000">
              <w:rPr>
                <w:color w:val="000000"/>
                <w:sz w:val="24"/>
                <w:szCs w:val="24"/>
                <w:rtl w:val="0"/>
              </w:rPr>
              <w:t xml:space="preserve">Có lỗi trong quá trình kích hoạt dịch vụ, vui lòng thử lại sau hoặc liên hệ tổng đài 19006600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popup thông báo lỗi, không chuyển sang trạng thái hoàn tất dịch vụ</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color w:val="000000"/>
                <w:sz w:val="24"/>
                <w:szCs w:val="24"/>
              </w:rPr>
            </w:pPr>
            <w:r w:rsidDel="00000000" w:rsidR="00000000" w:rsidRPr="00000000">
              <w:rPr>
                <w:color w:val="000000"/>
                <w:sz w:val="24"/>
                <w:szCs w:val="24"/>
                <w:rtl w:val="0"/>
              </w:rPr>
              <w:t xml:space="preserve">Kích hoạt dịch vụ mất quá nhiều thời gian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color w:val="000000"/>
                <w:sz w:val="24"/>
                <w:szCs w:val="24"/>
              </w:rPr>
            </w:pPr>
            <w:r w:rsidDel="00000000" w:rsidR="00000000" w:rsidRPr="00000000">
              <w:rPr>
                <w:color w:val="000000"/>
                <w:sz w:val="24"/>
                <w:szCs w:val="24"/>
                <w:rtl w:val="0"/>
              </w:rPr>
              <w:t xml:space="preserve">Quá trình xử lý mất nhiều thời gian, vui lòng thử lại sau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popup thông báo timeout và cho phép khách hàng đóng lại để tiếp tục</w:t>
            </w:r>
          </w:p>
        </w:tc>
      </w:tr>
    </w:tbl>
    <w:p w:rsidR="00000000" w:rsidDel="00000000" w:rsidP="00000000" w:rsidRDefault="00000000" w:rsidRPr="00000000" w14:paraId="000001D2">
      <w:pPr>
        <w:rPr>
          <w:color w:val="000000"/>
        </w:rPr>
      </w:pPr>
      <w:r w:rsidDel="00000000" w:rsidR="00000000" w:rsidRPr="00000000">
        <w:rPr>
          <w:rtl w:val="0"/>
        </w:rPr>
      </w:r>
    </w:p>
    <w:p w:rsidR="00000000" w:rsidDel="00000000" w:rsidP="00000000" w:rsidRDefault="00000000" w:rsidRPr="00000000" w14:paraId="000001D3">
      <w:pPr>
        <w:spacing w:after="240" w:before="240" w:lineRule="auto"/>
        <w:ind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spacing w:after="0" w:lineRule="auto"/>
        <w:ind w:firstLine="720"/>
        <w:rPr/>
      </w:pPr>
      <w:bookmarkStart w:colFirst="0" w:colLast="0" w:name="_w6l6uifaejnw" w:id="15"/>
      <w:bookmarkEnd w:id="15"/>
      <w:r w:rsidDel="00000000" w:rsidR="00000000" w:rsidRPr="00000000">
        <w:rPr>
          <w:rtl w:val="0"/>
        </w:rPr>
        <w:t xml:space="preserve">II. Checkout UltraFast</w:t>
      </w:r>
    </w:p>
    <w:p w:rsidR="00000000" w:rsidDel="00000000" w:rsidP="00000000" w:rsidRDefault="00000000" w:rsidRPr="00000000" w14:paraId="000001D5">
      <w:pPr>
        <w:pStyle w:val="Heading3"/>
        <w:ind w:firstLine="720"/>
        <w:rPr/>
      </w:pPr>
      <w:bookmarkStart w:colFirst="0" w:colLast="0" w:name="_qnqx6iyf579i" w:id="16"/>
      <w:bookmarkEnd w:id="16"/>
      <w:r w:rsidDel="00000000" w:rsidR="00000000" w:rsidRPr="00000000">
        <w:rPr>
          <w:rtl w:val="0"/>
        </w:rPr>
        <w:t xml:space="preserve">1. Business Workflow</w:t>
      </w:r>
    </w:p>
    <w:p w:rsidR="00000000" w:rsidDel="00000000" w:rsidP="00000000" w:rsidRDefault="00000000" w:rsidRPr="00000000" w14:paraId="000001D6">
      <w:pPr>
        <w:spacing w:after="240" w:before="240" w:lineRule="auto"/>
        <w:rPr>
          <w:color w:val="000000"/>
        </w:rPr>
      </w:pPr>
      <w:r w:rsidDel="00000000" w:rsidR="00000000" w:rsidRPr="00000000">
        <w:rPr>
          <w:color w:val="000000"/>
          <w:rtl w:val="0"/>
        </w:rPr>
        <w:t xml:space="preserve">Khách hàng đăng ký theo </w:t>
      </w:r>
      <w:r w:rsidDel="00000000" w:rsidR="00000000" w:rsidRPr="00000000">
        <w:rPr>
          <w:b w:val="1"/>
          <w:bCs w:val="1"/>
          <w:color w:val="000000"/>
          <w:rtl w:val="0"/>
        </w:rPr>
        <w:t xml:space="preserve">chu kỳ sử dụng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D7">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1D8">
      <w:pPr>
        <w:numPr>
          <w:ilvl w:val="0"/>
          <w:numId w:val="10"/>
        </w:numPr>
        <w:spacing w:after="0" w:afterAutospacing="0" w:before="240" w:lineRule="auto"/>
        <w:ind w:left="720" w:hanging="360"/>
        <w:rPr>
          <w:color w:val="000000"/>
        </w:rPr>
      </w:pPr>
      <w:r w:rsidDel="00000000" w:rsidR="00000000" w:rsidRPr="00000000">
        <w:rPr>
          <w:color w:val="000000"/>
          <w:rtl w:val="0"/>
        </w:rPr>
        <w:t xml:space="preserve">1 tháng</w:t>
      </w:r>
    </w:p>
    <w:p w:rsidR="00000000" w:rsidDel="00000000" w:rsidP="00000000" w:rsidRDefault="00000000" w:rsidRPr="00000000" w14:paraId="000001D9">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3 tháng</w:t>
      </w:r>
    </w:p>
    <w:p w:rsidR="00000000" w:rsidDel="00000000" w:rsidP="00000000" w:rsidRDefault="00000000" w:rsidRPr="00000000" w14:paraId="000001DA">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6 tháng</w:t>
      </w:r>
    </w:p>
    <w:p w:rsidR="00000000" w:rsidDel="00000000" w:rsidP="00000000" w:rsidRDefault="00000000" w:rsidRPr="00000000" w14:paraId="000001DB">
      <w:pPr>
        <w:numPr>
          <w:ilvl w:val="0"/>
          <w:numId w:val="10"/>
        </w:numPr>
        <w:spacing w:after="240" w:before="0" w:beforeAutospacing="0" w:lineRule="auto"/>
        <w:ind w:left="720" w:hanging="360"/>
        <w:rPr>
          <w:color w:val="000000"/>
        </w:rPr>
      </w:pPr>
      <w:r w:rsidDel="00000000" w:rsidR="00000000" w:rsidRPr="00000000">
        <w:rPr>
          <w:color w:val="000000"/>
          <w:rtl w:val="0"/>
        </w:rPr>
        <w:t xml:space="preserve">12 tháng</w:t>
      </w:r>
    </w:p>
    <w:p w:rsidR="00000000" w:rsidDel="00000000" w:rsidP="00000000" w:rsidRDefault="00000000" w:rsidRPr="00000000" w14:paraId="000001DC">
      <w:pPr>
        <w:spacing w:after="240" w:before="240" w:lineRule="auto"/>
        <w:rPr/>
      </w:pPr>
      <w:r w:rsidDel="00000000" w:rsidR="00000000" w:rsidRPr="00000000">
        <w:rPr>
          <w:color w:val="000000"/>
          <w:rtl w:val="0"/>
        </w:rPr>
        <w:t xml:space="preserve">Các chu kỳ này được cấu hình từ hệ thống QLCS.</w:t>
      </w:r>
      <w:r w:rsidDel="00000000" w:rsidR="00000000" w:rsidRPr="00000000">
        <w:rPr>
          <w:rtl w:val="0"/>
        </w:rPr>
      </w:r>
    </w:p>
    <w:p w:rsidR="00000000" w:rsidDel="00000000" w:rsidP="00000000" w:rsidRDefault="00000000" w:rsidRPr="00000000" w14:paraId="000001DD">
      <w:pPr>
        <w:keepNext w:val="0"/>
        <w:keepLines w:val="0"/>
        <w:spacing w:after="80" w:before="360" w:lineRule="auto"/>
        <w:ind w:left="0" w:firstLine="0"/>
        <w:rPr>
          <w:b w:val="1"/>
          <w:bCs w:val="1"/>
        </w:rPr>
      </w:pPr>
      <w:r w:rsidDel="00000000" w:rsidR="00000000" w:rsidRPr="00000000">
        <w:rPr>
          <w:b w:val="1"/>
          <w:bCs w:val="1"/>
          <w:rtl w:val="0"/>
        </w:rPr>
        <w:t xml:space="preserve">Bước 1: Khách hàng mở màn hình Checkout</w:t>
      </w:r>
    </w:p>
    <w:p w:rsidR="00000000" w:rsidDel="00000000" w:rsidP="00000000" w:rsidRDefault="00000000" w:rsidRPr="00000000" w14:paraId="000001DE">
      <w:pPr>
        <w:spacing w:after="240" w:before="240" w:lineRule="auto"/>
        <w:rPr>
          <w:color w:val="000000"/>
        </w:rPr>
      </w:pPr>
      <w:r w:rsidDel="00000000" w:rsidR="00000000" w:rsidRPr="00000000">
        <w:rPr>
          <w:color w:val="000000"/>
          <w:rtl w:val="0"/>
        </w:rPr>
        <w:t xml:space="preserve">Khách hàng đã chọn sản phẩm từ </w:t>
      </w:r>
      <w:r w:rsidDel="00000000" w:rsidR="00000000" w:rsidRPr="00000000">
        <w:rPr>
          <w:color w:val="000000"/>
          <w:rtl w:val="0"/>
        </w:rPr>
        <w:t xml:space="preserve">trang chi tiết sản phẩm</w:t>
      </w:r>
      <w:r w:rsidDel="00000000" w:rsidR="00000000" w:rsidRPr="00000000">
        <w:rPr>
          <w:color w:val="000000"/>
          <w:rtl w:val="0"/>
        </w:rPr>
        <w:t xml:space="preserve"> và chuyển sang màn hình Checkout.</w:t>
      </w:r>
    </w:p>
    <w:p w:rsidR="00000000" w:rsidDel="00000000" w:rsidP="00000000" w:rsidRDefault="00000000" w:rsidRPr="00000000" w14:paraId="000001DF">
      <w:pPr>
        <w:spacing w:after="240" w:before="240" w:lineRule="auto"/>
        <w:rPr>
          <w:color w:val="000000"/>
        </w:rPr>
      </w:pPr>
      <w:r w:rsidDel="00000000" w:rsidR="00000000" w:rsidRPr="00000000">
        <w:rPr>
          <w:color w:val="000000"/>
          <w:rtl w:val="0"/>
        </w:rPr>
        <w:t xml:space="preserve">Hệ thống sẽ hiển thị:</w:t>
      </w:r>
    </w:p>
    <w:p w:rsidR="00000000" w:rsidDel="00000000" w:rsidP="00000000" w:rsidRDefault="00000000" w:rsidRPr="00000000" w14:paraId="000001E0">
      <w:pPr>
        <w:numPr>
          <w:ilvl w:val="0"/>
          <w:numId w:val="28"/>
        </w:numPr>
        <w:spacing w:after="0" w:afterAutospacing="0" w:before="240" w:lineRule="auto"/>
        <w:ind w:left="720" w:hanging="360"/>
        <w:rPr/>
      </w:pPr>
      <w:r w:rsidDel="00000000" w:rsidR="00000000" w:rsidRPr="00000000">
        <w:rPr>
          <w:color w:val="000000"/>
          <w:rtl w:val="0"/>
        </w:rPr>
        <w:t xml:space="preserve">Thông tin sản phẩm đã chọn</w:t>
      </w:r>
    </w:p>
    <w:p w:rsidR="00000000" w:rsidDel="00000000" w:rsidP="00000000" w:rsidRDefault="00000000" w:rsidRPr="00000000" w14:paraId="000001E1">
      <w:pPr>
        <w:numPr>
          <w:ilvl w:val="0"/>
          <w:numId w:val="28"/>
        </w:numPr>
        <w:spacing w:after="0" w:afterAutospacing="0" w:before="0" w:beforeAutospacing="0" w:lineRule="auto"/>
        <w:ind w:left="720" w:hanging="360"/>
        <w:rPr/>
      </w:pPr>
      <w:r w:rsidDel="00000000" w:rsidR="00000000" w:rsidRPr="00000000">
        <w:rPr>
          <w:color w:val="000000"/>
          <w:rtl w:val="0"/>
        </w:rPr>
        <w:t xml:space="preserve">Giá dịch vụ</w:t>
      </w:r>
    </w:p>
    <w:p w:rsidR="00000000" w:rsidDel="00000000" w:rsidP="00000000" w:rsidRDefault="00000000" w:rsidRPr="00000000" w14:paraId="000001E2">
      <w:pPr>
        <w:numPr>
          <w:ilvl w:val="0"/>
          <w:numId w:val="28"/>
        </w:numPr>
        <w:spacing w:after="0" w:afterAutospacing="0" w:before="0" w:beforeAutospacing="0" w:lineRule="auto"/>
        <w:ind w:left="720" w:hanging="360"/>
        <w:rPr/>
      </w:pPr>
      <w:r w:rsidDel="00000000" w:rsidR="00000000" w:rsidRPr="00000000">
        <w:rPr>
          <w:color w:val="000000"/>
          <w:rtl w:val="0"/>
        </w:rPr>
        <w:t xml:space="preserve">Các thông tin cần nhập của khách hàng</w:t>
      </w:r>
    </w:p>
    <w:p w:rsidR="00000000" w:rsidDel="00000000" w:rsidP="00000000" w:rsidRDefault="00000000" w:rsidRPr="00000000" w14:paraId="000001E3">
      <w:pPr>
        <w:numPr>
          <w:ilvl w:val="0"/>
          <w:numId w:val="28"/>
        </w:numPr>
        <w:spacing w:after="240" w:before="0" w:beforeAutospacing="0" w:lineRule="auto"/>
        <w:ind w:left="720" w:hanging="360"/>
        <w:rPr/>
      </w:pPr>
      <w:r w:rsidDel="00000000" w:rsidR="00000000" w:rsidRPr="00000000">
        <w:rPr>
          <w:color w:val="000000"/>
          <w:rtl w:val="0"/>
        </w:rPr>
        <w:t xml:space="preserve">Các phương thức thanh toán có thể sử dụng</w:t>
      </w:r>
    </w:p>
    <w:p w:rsidR="00000000" w:rsidDel="00000000" w:rsidP="00000000" w:rsidRDefault="00000000" w:rsidRPr="00000000" w14:paraId="000001E4">
      <w:pPr>
        <w:spacing w:after="240" w:before="240" w:lineRule="auto"/>
        <w:rPr>
          <w:color w:val="000000"/>
        </w:rPr>
      </w:pPr>
      <w:r w:rsidDel="00000000" w:rsidR="00000000" w:rsidRPr="00000000">
        <w:rPr>
          <w:color w:val="000000"/>
          <w:rtl w:val="0"/>
        </w:rPr>
        <w:t xml:space="preserve">Lưu ý:</w:t>
      </w:r>
    </w:p>
    <w:p w:rsidR="00000000" w:rsidDel="00000000" w:rsidP="00000000" w:rsidRDefault="00000000" w:rsidRPr="00000000" w14:paraId="000001E5">
      <w:pPr>
        <w:spacing w:after="240" w:before="240" w:lineRule="auto"/>
        <w:rPr>
          <w:color w:val="000000"/>
        </w:rPr>
      </w:pPr>
      <w:r w:rsidDel="00000000" w:rsidR="00000000" w:rsidRPr="00000000">
        <w:rPr>
          <w:color w:val="000000"/>
          <w:rtl w:val="0"/>
        </w:rPr>
        <w:t xml:space="preserve">Khách hàng </w:t>
      </w:r>
      <w:r w:rsidDel="00000000" w:rsidR="00000000" w:rsidRPr="00000000">
        <w:rPr>
          <w:color w:val="000000"/>
          <w:rtl w:val="0"/>
        </w:rPr>
        <w:t xml:space="preserve">không được chỉnh sửa sản phẩm tại màn hình này</w:t>
      </w:r>
      <w:r w:rsidDel="00000000" w:rsidR="00000000" w:rsidRPr="00000000">
        <w:rPr>
          <w:color w:val="000000"/>
          <w:rtl w:val="0"/>
        </w:rPr>
        <w:t xml:space="preserve">.</w:t>
        <w:br w:type="textWrapping"/>
        <w:t xml:space="preserve"> Nếu muốn thay đổi sản phẩm, khách hàng phải </w:t>
      </w:r>
      <w:r w:rsidDel="00000000" w:rsidR="00000000" w:rsidRPr="00000000">
        <w:rPr>
          <w:color w:val="000000"/>
          <w:rtl w:val="0"/>
        </w:rPr>
        <w:t xml:space="preserve">quay lại trang chi tiết sản phẩm</w:t>
      </w:r>
      <w:r w:rsidDel="00000000" w:rsidR="00000000" w:rsidRPr="00000000">
        <w:rPr>
          <w:color w:val="000000"/>
          <w:rtl w:val="0"/>
        </w:rPr>
        <w:t xml:space="preserve">.</w:t>
      </w:r>
    </w:p>
    <w:p w:rsidR="00000000" w:rsidDel="00000000" w:rsidP="00000000" w:rsidRDefault="00000000" w:rsidRPr="00000000" w14:paraId="000001E6">
      <w:pPr>
        <w:spacing w:after="80" w:before="360" w:lineRule="auto"/>
        <w:rPr>
          <w:b w:val="1"/>
          <w:bCs w:val="1"/>
          <w:color w:val="000000"/>
        </w:rPr>
      </w:pPr>
      <w:r w:rsidDel="00000000" w:rsidR="00000000" w:rsidRPr="00000000">
        <w:rPr>
          <w:b w:val="1"/>
          <w:bCs w:val="1"/>
          <w:color w:val="000000"/>
          <w:rtl w:val="0"/>
        </w:rPr>
        <w:t xml:space="preserve">Bước 2: Khách hàng nhập thông tin cá nhân</w:t>
      </w:r>
    </w:p>
    <w:p w:rsidR="00000000" w:rsidDel="00000000" w:rsidP="00000000" w:rsidRDefault="00000000" w:rsidRPr="00000000" w14:paraId="000001E7">
      <w:pPr>
        <w:spacing w:after="240" w:before="240" w:lineRule="auto"/>
        <w:rPr>
          <w:color w:val="000000"/>
        </w:rPr>
      </w:pPr>
      <w:r w:rsidDel="00000000" w:rsidR="00000000" w:rsidRPr="00000000">
        <w:rPr>
          <w:color w:val="000000"/>
          <w:rtl w:val="0"/>
        </w:rPr>
        <w:t xml:space="preserve">Khách hàng nhập các thông tin theo yêu cầu của dịch vụ.</w:t>
      </w:r>
    </w:p>
    <w:p w:rsidR="00000000" w:rsidDel="00000000" w:rsidP="00000000" w:rsidRDefault="00000000" w:rsidRPr="00000000" w14:paraId="000001E8">
      <w:pPr>
        <w:numPr>
          <w:ilvl w:val="0"/>
          <w:numId w:val="9"/>
        </w:numPr>
        <w:spacing w:after="240" w:before="240" w:lineRule="auto"/>
        <w:ind w:left="720" w:hanging="360"/>
        <w:rPr>
          <w:color w:val="000000"/>
        </w:rPr>
      </w:pPr>
      <w:r w:rsidDel="00000000" w:rsidR="00000000" w:rsidRPr="00000000">
        <w:rPr>
          <w:color w:val="000000"/>
          <w:rtl w:val="0"/>
        </w:rPr>
        <w:t xml:space="preserve">Số điện thoại</w:t>
      </w:r>
    </w:p>
    <w:p w:rsidR="00000000" w:rsidDel="00000000" w:rsidP="00000000" w:rsidRDefault="00000000" w:rsidRPr="00000000" w14:paraId="000001E9">
      <w:pPr>
        <w:spacing w:after="240" w:before="240" w:lineRule="auto"/>
        <w:rPr>
          <w:color w:val="000000"/>
        </w:rPr>
      </w:pPr>
      <w:r w:rsidDel="00000000" w:rsidR="00000000" w:rsidRPr="00000000">
        <w:rPr>
          <w:color w:val="000000"/>
          <w:rtl w:val="0"/>
        </w:rPr>
        <w:t xml:space="preserve">Hệ thống sẽ kiểm tra:</w:t>
      </w:r>
    </w:p>
    <w:p w:rsidR="00000000" w:rsidDel="00000000" w:rsidP="00000000" w:rsidRDefault="00000000" w:rsidRPr="00000000" w14:paraId="000001EA">
      <w:pPr>
        <w:numPr>
          <w:ilvl w:val="0"/>
          <w:numId w:val="33"/>
        </w:numPr>
        <w:spacing w:after="0" w:afterAutospacing="0" w:before="240" w:lineRule="auto"/>
        <w:ind w:left="1440" w:hanging="360"/>
        <w:rPr>
          <w:color w:val="000000"/>
        </w:rPr>
      </w:pPr>
      <w:r w:rsidDel="00000000" w:rsidR="00000000" w:rsidRPr="00000000">
        <w:rPr>
          <w:color w:val="000000"/>
          <w:rtl w:val="0"/>
        </w:rPr>
        <w:t xml:space="preserve">Thông tin đã nhập có đầy đủ hay chưa</w:t>
      </w:r>
    </w:p>
    <w:p w:rsidR="00000000" w:rsidDel="00000000" w:rsidP="00000000" w:rsidRDefault="00000000" w:rsidRPr="00000000" w14:paraId="000001EB">
      <w:pPr>
        <w:numPr>
          <w:ilvl w:val="0"/>
          <w:numId w:val="33"/>
        </w:numPr>
        <w:spacing w:after="240" w:before="0" w:beforeAutospacing="0" w:lineRule="auto"/>
        <w:ind w:left="1440" w:hanging="360"/>
        <w:rPr>
          <w:color w:val="000000"/>
        </w:rPr>
      </w:pPr>
      <w:r w:rsidDel="00000000" w:rsidR="00000000" w:rsidRPr="00000000">
        <w:rPr>
          <w:color w:val="000000"/>
          <w:rtl w:val="0"/>
        </w:rPr>
        <w:t xml:space="preserve">Số điện thoại có đúng định dạng hay không</w:t>
      </w:r>
    </w:p>
    <w:p w:rsidR="00000000" w:rsidDel="00000000" w:rsidP="00000000" w:rsidRDefault="00000000" w:rsidRPr="00000000" w14:paraId="000001EC">
      <w:pPr>
        <w:spacing w:after="240" w:before="240" w:lineRule="auto"/>
        <w:rPr>
          <w:color w:val="000000"/>
        </w:rPr>
      </w:pPr>
      <w:r w:rsidDel="00000000" w:rsidR="00000000" w:rsidRPr="00000000">
        <w:rPr>
          <w:color w:val="000000"/>
          <w:rtl w:val="0"/>
        </w:rPr>
        <w:t xml:space="preserve">Nếu thông tin không hợp lệ, hệ thống sẽ hiển thị thông báo để khách hàng chỉnh sửa.</w:t>
      </w:r>
    </w:p>
    <w:p w:rsidR="00000000" w:rsidDel="00000000" w:rsidP="00000000" w:rsidRDefault="00000000" w:rsidRPr="00000000" w14:paraId="000001ED">
      <w:pPr>
        <w:numPr>
          <w:ilvl w:val="0"/>
          <w:numId w:val="9"/>
        </w:numPr>
        <w:spacing w:after="240" w:before="240" w:lineRule="auto"/>
        <w:ind w:left="720" w:hanging="360"/>
        <w:rPr>
          <w:color w:val="000000"/>
        </w:rPr>
      </w:pPr>
      <w:r w:rsidDel="00000000" w:rsidR="00000000" w:rsidRPr="00000000">
        <w:rPr>
          <w:color w:val="000000"/>
          <w:rtl w:val="0"/>
        </w:rPr>
        <w:t xml:space="preserve">Tôi muốn nhận hóa đơn (KH có thể tick/không tick): Nếu khách hàng tick chọn "Tôi muốn nhận hóa đơn", hệ thống hiển thị thêm các trường thông tin pháp nhân/địa chỉ.</w:t>
      </w:r>
    </w:p>
    <w:p w:rsidR="00000000" w:rsidDel="00000000" w:rsidP="00000000" w:rsidRDefault="00000000" w:rsidRPr="00000000" w14:paraId="000001EE">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3: Khách hàng chọn phương thức thanh toán</w:t>
      </w:r>
    </w:p>
    <w:p w:rsidR="00000000" w:rsidDel="00000000" w:rsidP="00000000" w:rsidRDefault="00000000" w:rsidRPr="00000000" w14:paraId="000001EF">
      <w:pPr>
        <w:spacing w:after="240" w:before="240" w:lineRule="auto"/>
        <w:rPr>
          <w:color w:val="000000"/>
        </w:rPr>
      </w:pPr>
      <w:r w:rsidDel="00000000" w:rsidR="00000000" w:rsidRPr="00000000">
        <w:rPr>
          <w:color w:val="000000"/>
          <w:rtl w:val="0"/>
        </w:rPr>
        <w:t xml:space="preserve">Màn hình sẽ hiển thị các phương thức thanh toán được hỗ trợ cho dịch vụ.</w:t>
      </w:r>
    </w:p>
    <w:p w:rsidR="00000000" w:rsidDel="00000000" w:rsidP="00000000" w:rsidRDefault="00000000" w:rsidRPr="00000000" w14:paraId="000001F0">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1F1">
      <w:pPr>
        <w:numPr>
          <w:ilvl w:val="0"/>
          <w:numId w:val="8"/>
        </w:numPr>
        <w:spacing w:after="0" w:afterAutospacing="0" w:before="240" w:lineRule="auto"/>
        <w:ind w:left="720" w:hanging="360"/>
        <w:rPr>
          <w:color w:val="000000"/>
        </w:rPr>
      </w:pPr>
      <w:r w:rsidDel="00000000" w:rsidR="00000000" w:rsidRPr="00000000">
        <w:rPr>
          <w:color w:val="000000"/>
          <w:rtl w:val="0"/>
        </w:rPr>
        <w:t xml:space="preserve">VietQR</w:t>
      </w:r>
    </w:p>
    <w:p w:rsidR="00000000" w:rsidDel="00000000" w:rsidP="00000000" w:rsidRDefault="00000000" w:rsidRPr="00000000" w14:paraId="000001F2">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Ví MoMo</w:t>
      </w:r>
    </w:p>
    <w:p w:rsidR="00000000" w:rsidDel="00000000" w:rsidP="00000000" w:rsidRDefault="00000000" w:rsidRPr="00000000" w14:paraId="000001F3">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1F4">
      <w:pPr>
        <w:numPr>
          <w:ilvl w:val="0"/>
          <w:numId w:val="8"/>
        </w:numPr>
        <w:spacing w:after="240" w:before="0" w:beforeAutospacing="0" w:lineRule="auto"/>
        <w:ind w:left="720" w:hanging="360"/>
        <w:rPr>
          <w:color w:val="000000"/>
        </w:rPr>
      </w:pPr>
      <w:r w:rsidDel="00000000" w:rsidR="00000000" w:rsidRPr="00000000">
        <w:rPr>
          <w:color w:val="000000"/>
          <w:rtl w:val="0"/>
        </w:rPr>
        <w:t xml:space="preserve">Thẻ quốc tế</w:t>
      </w:r>
    </w:p>
    <w:p w:rsidR="00000000" w:rsidDel="00000000" w:rsidP="00000000" w:rsidRDefault="00000000" w:rsidRPr="00000000" w14:paraId="000001F5">
      <w:pPr>
        <w:spacing w:after="240" w:before="240" w:lineRule="auto"/>
        <w:rPr>
          <w:color w:val="000000"/>
        </w:rPr>
      </w:pPr>
      <w:r w:rsidDel="00000000" w:rsidR="00000000" w:rsidRPr="00000000">
        <w:rPr>
          <w:color w:val="000000"/>
          <w:rtl w:val="0"/>
        </w:rPr>
        <w:t xml:space="preserve">Danh sách phương thức thanh toán này </w:t>
      </w:r>
      <w:r w:rsidDel="00000000" w:rsidR="00000000" w:rsidRPr="00000000">
        <w:rPr>
          <w:b w:val="1"/>
          <w:bCs w:val="1"/>
          <w:color w:val="000000"/>
          <w:rtl w:val="0"/>
        </w:rPr>
        <w:t xml:space="preserve">được cấu hình từ hệ thống</w:t>
      </w:r>
      <w:r w:rsidDel="00000000" w:rsidR="00000000" w:rsidRPr="00000000">
        <w:rPr>
          <w:color w:val="000000"/>
          <w:rtl w:val="0"/>
        </w:rPr>
        <w:t xml:space="preserve">.</w:t>
      </w:r>
    </w:p>
    <w:p w:rsidR="00000000" w:rsidDel="00000000" w:rsidP="00000000" w:rsidRDefault="00000000" w:rsidRPr="00000000" w14:paraId="000001F6">
      <w:pPr>
        <w:spacing w:after="240" w:before="240" w:lineRule="auto"/>
        <w:rPr>
          <w:color w:val="000000"/>
        </w:rPr>
      </w:pPr>
      <w:r w:rsidDel="00000000" w:rsidR="00000000" w:rsidRPr="00000000">
        <w:rPr>
          <w:color w:val="000000"/>
          <w:rtl w:val="0"/>
        </w:rPr>
        <w:t xml:space="preserve">Khách hàng chọn một phương thức để thanh toán.</w:t>
      </w:r>
    </w:p>
    <w:p w:rsidR="00000000" w:rsidDel="00000000" w:rsidP="00000000" w:rsidRDefault="00000000" w:rsidRPr="00000000" w14:paraId="000001F7">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4: Khách hàng chọn ưu đãi (Voucher) (Nếu có)</w:t>
      </w:r>
    </w:p>
    <w:p w:rsidR="00000000" w:rsidDel="00000000" w:rsidP="00000000" w:rsidRDefault="00000000" w:rsidRPr="00000000" w14:paraId="000001F8">
      <w:pPr>
        <w:spacing w:after="240" w:before="240" w:lineRule="auto"/>
        <w:rPr>
          <w:color w:val="000000"/>
        </w:rPr>
      </w:pPr>
      <w:r w:rsidDel="00000000" w:rsidR="00000000" w:rsidRPr="00000000">
        <w:rPr>
          <w:color w:val="000000"/>
          <w:rtl w:val="0"/>
        </w:rPr>
        <w:t xml:space="preserve">Khách hàng có thể chọn voucher nếu đủ điều kiện.</w:t>
      </w:r>
    </w:p>
    <w:p w:rsidR="00000000" w:rsidDel="00000000" w:rsidP="00000000" w:rsidRDefault="00000000" w:rsidRPr="00000000" w14:paraId="000001F9">
      <w:pPr>
        <w:spacing w:after="240" w:before="240" w:lineRule="auto"/>
        <w:rPr>
          <w:color w:val="000000"/>
        </w:rPr>
      </w:pPr>
      <w:r w:rsidDel="00000000" w:rsidR="00000000" w:rsidRPr="00000000">
        <w:rPr>
          <w:color w:val="000000"/>
          <w:rtl w:val="0"/>
        </w:rPr>
        <w:t xml:space="preserve">Khi khách hàng chọn voucher, hệ thống sẽ kiểm tra:</w:t>
      </w:r>
    </w:p>
    <w:p w:rsidR="00000000" w:rsidDel="00000000" w:rsidP="00000000" w:rsidRDefault="00000000" w:rsidRPr="00000000" w14:paraId="000001FA">
      <w:pPr>
        <w:numPr>
          <w:ilvl w:val="0"/>
          <w:numId w:val="31"/>
        </w:numPr>
        <w:spacing w:after="0" w:afterAutospacing="0" w:before="240" w:lineRule="auto"/>
        <w:ind w:left="720" w:hanging="360"/>
        <w:rPr>
          <w:color w:val="000000"/>
        </w:rPr>
      </w:pPr>
      <w:r w:rsidDel="00000000" w:rsidR="00000000" w:rsidRPr="00000000">
        <w:rPr>
          <w:color w:val="000000"/>
          <w:rtl w:val="0"/>
        </w:rPr>
        <w:t xml:space="preserve">Voucher có còn hiệu lực hay không</w:t>
      </w:r>
    </w:p>
    <w:p w:rsidR="00000000" w:rsidDel="00000000" w:rsidP="00000000" w:rsidRDefault="00000000" w:rsidRPr="00000000" w14:paraId="000001FB">
      <w:pPr>
        <w:numPr>
          <w:ilvl w:val="0"/>
          <w:numId w:val="31"/>
        </w:numPr>
        <w:spacing w:after="0" w:afterAutospacing="0" w:before="0" w:beforeAutospacing="0" w:lineRule="auto"/>
        <w:ind w:left="720" w:hanging="360"/>
        <w:rPr>
          <w:color w:val="000000"/>
        </w:rPr>
      </w:pPr>
      <w:r w:rsidDel="00000000" w:rsidR="00000000" w:rsidRPr="00000000">
        <w:rPr>
          <w:color w:val="000000"/>
          <w:rtl w:val="0"/>
        </w:rPr>
        <w:t xml:space="preserve">Đơn hàng có đủ điều kiện áp dụng voucher hay không</w:t>
      </w:r>
    </w:p>
    <w:p w:rsidR="00000000" w:rsidDel="00000000" w:rsidP="00000000" w:rsidRDefault="00000000" w:rsidRPr="00000000" w14:paraId="000001FC">
      <w:pPr>
        <w:numPr>
          <w:ilvl w:val="0"/>
          <w:numId w:val="31"/>
        </w:numPr>
        <w:spacing w:after="240" w:before="0" w:beforeAutospacing="0" w:lineRule="auto"/>
        <w:ind w:left="720" w:hanging="360"/>
        <w:rPr>
          <w:color w:val="000000"/>
        </w:rPr>
      </w:pPr>
      <w:r w:rsidDel="00000000" w:rsidR="00000000" w:rsidRPr="00000000">
        <w:rPr>
          <w:color w:val="000000"/>
          <w:rtl w:val="0"/>
        </w:rPr>
        <w:t xml:space="preserve">Voucher có được sử dụng cùng với voucher khác hay không</w:t>
      </w:r>
    </w:p>
    <w:p w:rsidR="00000000" w:rsidDel="00000000" w:rsidP="00000000" w:rsidRDefault="00000000" w:rsidRPr="00000000" w14:paraId="000001FD">
      <w:pPr>
        <w:spacing w:after="240" w:before="240" w:lineRule="auto"/>
        <w:rPr>
          <w:color w:val="000000"/>
        </w:rPr>
      </w:pPr>
      <w:r w:rsidDel="00000000" w:rsidR="00000000" w:rsidRPr="00000000">
        <w:rPr>
          <w:color w:val="000000"/>
          <w:rtl w:val="0"/>
        </w:rPr>
        <w:t xml:space="preserve">Nếu voucher không hợp lệ, hệ thống sẽ hiển thị thông báo cho khách hàng.</w:t>
      </w:r>
    </w:p>
    <w:p w:rsidR="00000000" w:rsidDel="00000000" w:rsidP="00000000" w:rsidRDefault="00000000" w:rsidRPr="00000000" w14:paraId="000001FE">
      <w:pPr>
        <w:spacing w:after="240" w:before="240" w:lineRule="auto"/>
        <w:rPr>
          <w:color w:val="000000"/>
        </w:rPr>
      </w:pPr>
      <w:r w:rsidDel="00000000" w:rsidR="00000000" w:rsidRPr="00000000">
        <w:rPr>
          <w:color w:val="000000"/>
          <w:rtl w:val="0"/>
        </w:rPr>
        <w:t xml:space="preserve">Sau khi khách hàng xác nhận sử dụng voucher, hệ thống sẽ:</w:t>
      </w:r>
    </w:p>
    <w:p w:rsidR="00000000" w:rsidDel="00000000" w:rsidP="00000000" w:rsidRDefault="00000000" w:rsidRPr="00000000" w14:paraId="000001FF">
      <w:pPr>
        <w:numPr>
          <w:ilvl w:val="0"/>
          <w:numId w:val="7"/>
        </w:numPr>
        <w:spacing w:after="0" w:afterAutospacing="0" w:before="240" w:lineRule="auto"/>
        <w:ind w:left="720" w:hanging="360"/>
        <w:rPr>
          <w:color w:val="000000"/>
        </w:rPr>
      </w:pPr>
      <w:r w:rsidDel="00000000" w:rsidR="00000000" w:rsidRPr="00000000">
        <w:rPr>
          <w:color w:val="000000"/>
          <w:rtl w:val="0"/>
        </w:rPr>
        <w:t xml:space="preserve">Áp dụng ưu đãi</w:t>
      </w:r>
    </w:p>
    <w:p w:rsidR="00000000" w:rsidDel="00000000" w:rsidP="00000000" w:rsidRDefault="00000000" w:rsidRPr="00000000" w14:paraId="00000200">
      <w:pPr>
        <w:numPr>
          <w:ilvl w:val="0"/>
          <w:numId w:val="7"/>
        </w:numPr>
        <w:spacing w:after="240" w:before="0" w:beforeAutospacing="0" w:lineRule="auto"/>
        <w:ind w:left="720" w:hanging="360"/>
        <w:rPr>
          <w:color w:val="000000"/>
        </w:rPr>
      </w:pPr>
      <w:r w:rsidDel="00000000" w:rsidR="00000000" w:rsidRPr="00000000">
        <w:rPr>
          <w:color w:val="000000"/>
          <w:rtl w:val="0"/>
        </w:rPr>
        <w:t xml:space="preserve">Tính lại số tiền cần thanh toán</w:t>
      </w:r>
    </w:p>
    <w:p w:rsidR="00000000" w:rsidDel="00000000" w:rsidP="00000000" w:rsidRDefault="00000000" w:rsidRPr="00000000" w14:paraId="00000201">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7: Khách hàng thực hiện thanh toán</w:t>
      </w:r>
    </w:p>
    <w:p w:rsidR="00000000" w:rsidDel="00000000" w:rsidP="00000000" w:rsidRDefault="00000000" w:rsidRPr="00000000" w14:paraId="00000202">
      <w:pPr>
        <w:spacing w:after="240" w:before="240" w:lineRule="auto"/>
        <w:rPr>
          <w:color w:val="000000"/>
        </w:rPr>
      </w:pPr>
      <w:r w:rsidDel="00000000" w:rsidR="00000000" w:rsidRPr="00000000">
        <w:rPr>
          <w:color w:val="000000"/>
          <w:rtl w:val="0"/>
        </w:rPr>
        <w:t xml:space="preserve">Khách hàng nhấn </w:t>
      </w:r>
      <w:r w:rsidDel="00000000" w:rsidR="00000000" w:rsidRPr="00000000">
        <w:rPr>
          <w:b w:val="1"/>
          <w:bCs w:val="1"/>
          <w:color w:val="000000"/>
          <w:rtl w:val="0"/>
        </w:rPr>
        <w:t xml:space="preserve">Thanh toán</w:t>
      </w:r>
      <w:r w:rsidDel="00000000" w:rsidR="00000000" w:rsidRPr="00000000">
        <w:rPr>
          <w:color w:val="000000"/>
          <w:rtl w:val="0"/>
        </w:rPr>
        <w:t xml:space="preserve">.</w:t>
      </w:r>
    </w:p>
    <w:p w:rsidR="00000000" w:rsidDel="00000000" w:rsidP="00000000" w:rsidRDefault="00000000" w:rsidRPr="00000000" w14:paraId="00000203">
      <w:pPr>
        <w:spacing w:after="240" w:before="240" w:lineRule="auto"/>
        <w:rPr>
          <w:color w:val="000000"/>
        </w:rPr>
      </w:pPr>
      <w:r w:rsidDel="00000000" w:rsidR="00000000" w:rsidRPr="00000000">
        <w:rPr>
          <w:color w:val="000000"/>
          <w:rtl w:val="0"/>
        </w:rPr>
        <w:t xml:space="preserve">Hệ thống sẽ chuyển khách hàng đến </w:t>
      </w:r>
      <w:r w:rsidDel="00000000" w:rsidR="00000000" w:rsidRPr="00000000">
        <w:rPr>
          <w:b w:val="1"/>
          <w:bCs w:val="1"/>
          <w:color w:val="000000"/>
          <w:rtl w:val="0"/>
        </w:rPr>
        <w:t xml:space="preserve">cổng thanh toán</w:t>
      </w:r>
      <w:r w:rsidDel="00000000" w:rsidR="00000000" w:rsidRPr="00000000">
        <w:rPr>
          <w:color w:val="000000"/>
          <w:rtl w:val="0"/>
        </w:rPr>
        <w:t xml:space="preserve"> để hoàn tất giao dịch.</w:t>
      </w:r>
    </w:p>
    <w:p w:rsidR="00000000" w:rsidDel="00000000" w:rsidP="00000000" w:rsidRDefault="00000000" w:rsidRPr="00000000" w14:paraId="00000204">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8: Hoàn tất đơn hàng &amp; kích hoạt dịch vụ </w:t>
      </w:r>
    </w:p>
    <w:p w:rsidR="00000000" w:rsidDel="00000000" w:rsidP="00000000" w:rsidRDefault="00000000" w:rsidRPr="00000000" w14:paraId="00000205">
      <w:pPr>
        <w:spacing w:after="240" w:before="240" w:lineRule="auto"/>
        <w:rPr>
          <w:color w:val="000000"/>
        </w:rPr>
      </w:pPr>
      <w:r w:rsidDel="00000000" w:rsidR="00000000" w:rsidRPr="00000000">
        <w:rPr>
          <w:color w:val="000000"/>
          <w:rtl w:val="0"/>
        </w:rPr>
        <w:t xml:space="preserve">Sau khi thanh toán thành công, hệ thống sẽ:</w:t>
      </w:r>
    </w:p>
    <w:p w:rsidR="00000000" w:rsidDel="00000000" w:rsidP="00000000" w:rsidRDefault="00000000" w:rsidRPr="00000000" w14:paraId="00000206">
      <w:pPr>
        <w:numPr>
          <w:ilvl w:val="0"/>
          <w:numId w:val="26"/>
        </w:numPr>
        <w:spacing w:after="240" w:before="240" w:lineRule="auto"/>
        <w:ind w:left="720" w:hanging="360"/>
        <w:rPr>
          <w:color w:val="000000"/>
        </w:rPr>
      </w:pPr>
      <w:r w:rsidDel="00000000" w:rsidR="00000000" w:rsidRPr="00000000">
        <w:rPr>
          <w:color w:val="000000"/>
          <w:rtl w:val="0"/>
        </w:rPr>
        <w:t xml:space="preserve">Tạo đơn hàng SPF</w:t>
      </w:r>
    </w:p>
    <w:p w:rsidR="00000000" w:rsidDel="00000000" w:rsidP="00000000" w:rsidRDefault="00000000" w:rsidRPr="00000000" w14:paraId="00000207">
      <w:pPr>
        <w:spacing w:after="240" w:before="240" w:lineRule="auto"/>
        <w:rPr>
          <w:color w:val="000000"/>
        </w:rPr>
      </w:pPr>
      <w:r w:rsidDel="00000000" w:rsidR="00000000" w:rsidRPr="00000000">
        <w:rPr>
          <w:color w:val="000000"/>
          <w:rtl w:val="0"/>
        </w:rPr>
        <w:t xml:space="preserve">Sau khi thanh toán thành công, hệ thống gọi API sinh mã code và hiển thị tại màn hình Hoàn tất đơn hàng. Khách hàng có thể copy mã code để tặng/kích hoạt cho TK bất kỳ có đủ kiều kiện (HĐ tồn tại </w:t>
      </w:r>
    </w:p>
    <w:p w:rsidR="00000000" w:rsidDel="00000000" w:rsidP="00000000" w:rsidRDefault="00000000" w:rsidRPr="00000000" w14:paraId="00000208">
      <w:pPr>
        <w:spacing w:after="240" w:before="240" w:lineRule="auto"/>
        <w:rPr>
          <w:color w:val="000000"/>
        </w:rPr>
      </w:pPr>
      <w:r w:rsidDel="00000000" w:rsidR="00000000" w:rsidRPr="00000000">
        <w:rPr>
          <w:color w:val="000000"/>
          <w:rtl w:val="0"/>
        </w:rPr>
        <w:t xml:space="preserve"> Khách hàng có thể nhấn "Kích hoạt code". Hệ thống kiểm tra số lượng HĐ liên kết với SĐT:</w:t>
      </w:r>
    </w:p>
    <w:p w:rsidR="00000000" w:rsidDel="00000000" w:rsidP="00000000" w:rsidRDefault="00000000" w:rsidRPr="00000000" w14:paraId="00000209">
      <w:pPr>
        <w:numPr>
          <w:ilvl w:val="0"/>
          <w:numId w:val="26"/>
        </w:numPr>
        <w:spacing w:after="0" w:afterAutospacing="0" w:before="240"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1 HĐ:</w:t>
      </w:r>
      <w:r w:rsidDel="00000000" w:rsidR="00000000" w:rsidRPr="00000000">
        <w:rPr>
          <w:color w:val="000000"/>
          <w:rtl w:val="0"/>
        </w:rPr>
        <w:t xml:space="preserve"> Kích hoạt ngay.</w:t>
      </w:r>
    </w:p>
    <w:p w:rsidR="00000000" w:rsidDel="00000000" w:rsidP="00000000" w:rsidRDefault="00000000" w:rsidRPr="00000000" w14:paraId="0000020A">
      <w:pPr>
        <w:numPr>
          <w:ilvl w:val="0"/>
          <w:numId w:val="2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0 HĐ:</w:t>
      </w:r>
      <w:r w:rsidDel="00000000" w:rsidR="00000000" w:rsidRPr="00000000">
        <w:rPr>
          <w:color w:val="000000"/>
          <w:rtl w:val="0"/>
        </w:rPr>
        <w:t xml:space="preserve"> Chuyển sang luồng FID để nhập SĐT khác.</w:t>
      </w:r>
    </w:p>
    <w:p w:rsidR="00000000" w:rsidDel="00000000" w:rsidP="00000000" w:rsidRDefault="00000000" w:rsidRPr="00000000" w14:paraId="0000020B">
      <w:pPr>
        <w:numPr>
          <w:ilvl w:val="0"/>
          <w:numId w:val="26"/>
        </w:numPr>
        <w:spacing w:after="240" w:before="0" w:beforeAutospacing="0"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Nhiều HĐ:</w:t>
      </w:r>
      <w:r w:rsidDel="00000000" w:rsidR="00000000" w:rsidRPr="00000000">
        <w:rPr>
          <w:color w:val="000000"/>
          <w:rtl w:val="0"/>
        </w:rPr>
        <w:t xml:space="preserve"> Hiển thị danh sách để khách hàng chọn.</w:t>
      </w:r>
    </w:p>
    <w:p w:rsidR="00000000" w:rsidDel="00000000" w:rsidP="00000000" w:rsidRDefault="00000000" w:rsidRPr="00000000" w14:paraId="0000020C">
      <w:pPr>
        <w:spacing w:after="240" w:before="240" w:lineRule="auto"/>
        <w:rPr>
          <w:color w:val="000000"/>
        </w:rPr>
      </w:pPr>
      <w:r w:rsidDel="00000000" w:rsidR="00000000" w:rsidRPr="00000000">
        <w:rPr>
          <w:color w:val="000000"/>
          <w:rtl w:val="0"/>
        </w:rPr>
        <w:t xml:space="preserve">Các thông tin hiển thị </w:t>
      </w:r>
    </w:p>
    <w:p w:rsidR="00000000" w:rsidDel="00000000" w:rsidP="00000000" w:rsidRDefault="00000000" w:rsidRPr="00000000" w14:paraId="0000020D">
      <w:pPr>
        <w:numPr>
          <w:ilvl w:val="0"/>
          <w:numId w:val="26"/>
        </w:numPr>
        <w:spacing w:after="0" w:afterAutospacing="0" w:before="240" w:lineRule="auto"/>
        <w:ind w:left="720" w:hanging="360"/>
        <w:rPr>
          <w:color w:val="000000"/>
        </w:rPr>
      </w:pPr>
      <w:r w:rsidDel="00000000" w:rsidR="00000000" w:rsidRPr="00000000">
        <w:rPr>
          <w:color w:val="000000"/>
          <w:rtl w:val="0"/>
        </w:rPr>
        <w:t xml:space="preserve">Hiển thị màn hình hoàn tất</w:t>
      </w:r>
    </w:p>
    <w:p w:rsidR="00000000" w:rsidDel="00000000" w:rsidP="00000000" w:rsidRDefault="00000000" w:rsidRPr="00000000" w14:paraId="0000020E">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Hiển thị thông tin đơn hàng</w:t>
      </w:r>
    </w:p>
    <w:p w:rsidR="00000000" w:rsidDel="00000000" w:rsidP="00000000" w:rsidRDefault="00000000" w:rsidRPr="00000000" w14:paraId="0000020F">
      <w:pPr>
        <w:numPr>
          <w:ilvl w:val="0"/>
          <w:numId w:val="26"/>
        </w:numPr>
        <w:spacing w:after="240" w:before="0" w:beforeAutospacing="0" w:lineRule="auto"/>
        <w:ind w:left="720" w:hanging="360"/>
        <w:rPr>
          <w:color w:val="000000"/>
        </w:rPr>
      </w:pPr>
      <w:r w:rsidDel="00000000" w:rsidR="00000000" w:rsidRPr="00000000">
        <w:rPr>
          <w:color w:val="000000"/>
          <w:rtl w:val="0"/>
        </w:rPr>
        <w:t xml:space="preserve">Hiển thị số tiền đã thanh toán</w:t>
      </w:r>
    </w:p>
    <w:p w:rsidR="00000000" w:rsidDel="00000000" w:rsidP="00000000" w:rsidRDefault="00000000" w:rsidRPr="00000000" w14:paraId="00000210">
      <w:pPr>
        <w:pStyle w:val="Heading3"/>
        <w:spacing w:after="240" w:before="240" w:lineRule="auto"/>
        <w:ind w:firstLine="720"/>
        <w:rPr/>
      </w:pPr>
      <w:bookmarkStart w:colFirst="0" w:colLast="0" w:name="_c65fqi5uoscx" w:id="17"/>
      <w:bookmarkEnd w:id="17"/>
      <w:r w:rsidDel="00000000" w:rsidR="00000000" w:rsidRPr="00000000">
        <w:rPr>
          <w:rtl w:val="0"/>
        </w:rPr>
        <w:t xml:space="preserve">2.</w:t>
      </w:r>
      <w:r w:rsidDel="00000000" w:rsidR="00000000" w:rsidRPr="00000000">
        <w:rPr>
          <w:rtl w:val="0"/>
        </w:rPr>
        <w:t xml:space="preserve">Business Rules</w:t>
      </w:r>
    </w:p>
    <w:tbl>
      <w:tblPr>
        <w:tblStyle w:val="Table1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8010"/>
        <w:tblGridChange w:id="0">
          <w:tblGrid>
            <w:gridCol w:w="1485"/>
            <w:gridCol w:w="80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jc w:val="center"/>
              <w:rPr>
                <w:b w:val="1"/>
                <w:bCs w:val="1"/>
                <w:color w:val="000000"/>
                <w:sz w:val="24"/>
                <w:szCs w:val="24"/>
              </w:rPr>
            </w:pPr>
            <w:r w:rsidDel="00000000" w:rsidR="00000000" w:rsidRPr="00000000">
              <w:rPr>
                <w:b w:val="1"/>
                <w:bCs w:val="1"/>
                <w:color w:val="000000"/>
                <w:sz w:val="24"/>
                <w:szCs w:val="24"/>
                <w:rtl w:val="0"/>
              </w:rPr>
              <w:t xml:space="preserve">Mã Rule</w:t>
            </w:r>
          </w:p>
        </w:tc>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jc w:val="center"/>
              <w:rPr>
                <w:b w:val="1"/>
                <w:bCs w:val="1"/>
                <w:color w:val="000000"/>
                <w:sz w:val="24"/>
                <w:szCs w:val="24"/>
              </w:rPr>
            </w:pPr>
            <w:r w:rsidDel="00000000" w:rsidR="00000000" w:rsidRPr="00000000">
              <w:rPr>
                <w:b w:val="1"/>
                <w:bCs w:val="1"/>
                <w:color w:val="000000"/>
                <w:sz w:val="24"/>
                <w:szCs w:val="24"/>
                <w:rtl w:val="0"/>
              </w:rPr>
              <w:t xml:space="preserve">Nội dung quy tắc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jc w:val="center"/>
              <w:rPr>
                <w:color w:val="000000"/>
                <w:sz w:val="24"/>
                <w:szCs w:val="24"/>
              </w:rPr>
            </w:pPr>
            <w:r w:rsidDel="00000000" w:rsidR="00000000" w:rsidRPr="00000000">
              <w:rPr>
                <w:color w:val="000000"/>
                <w:sz w:val="24"/>
                <w:szCs w:val="24"/>
                <w:rtl w:val="0"/>
              </w:rPr>
              <w:t xml:space="preserve">UF-01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color w:val="000000"/>
                <w:sz w:val="24"/>
                <w:szCs w:val="24"/>
              </w:rPr>
            </w:pPr>
            <w:r w:rsidDel="00000000" w:rsidR="00000000" w:rsidRPr="00000000">
              <w:rPr>
                <w:color w:val="000000"/>
                <w:sz w:val="24"/>
                <w:szCs w:val="24"/>
                <w:rtl w:val="0"/>
              </w:rPr>
              <w:t xml:space="preserve">Bắt buộc nhập SĐT</w:t>
            </w:r>
          </w:p>
          <w:p w:rsidR="00000000" w:rsidDel="00000000" w:rsidP="00000000" w:rsidRDefault="00000000" w:rsidRPr="00000000" w14:paraId="00000215">
            <w:pPr>
              <w:widowControl w:val="0"/>
              <w:spacing w:after="0" w:line="276" w:lineRule="auto"/>
              <w:rPr>
                <w:color w:val="000000"/>
                <w:sz w:val="24"/>
                <w:szCs w:val="24"/>
              </w:rPr>
            </w:pPr>
            <w:r w:rsidDel="00000000" w:rsidR="00000000" w:rsidRPr="00000000">
              <w:rPr>
                <w:color w:val="000000"/>
                <w:sz w:val="24"/>
                <w:szCs w:val="24"/>
                <w:rtl w:val="0"/>
              </w:rPr>
              <w:t xml:space="preserve">SĐT Khách hàng nhập là số sẽ được kích hoạt ngay tại màn hình hoàn tất đơn (Nếu cKh tiến hành kích hoạt)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jc w:val="center"/>
              <w:rPr>
                <w:color w:val="000000"/>
                <w:sz w:val="24"/>
                <w:szCs w:val="24"/>
              </w:rPr>
            </w:pPr>
            <w:r w:rsidDel="00000000" w:rsidR="00000000" w:rsidRPr="00000000">
              <w:rPr>
                <w:color w:val="000000"/>
                <w:sz w:val="24"/>
                <w:szCs w:val="24"/>
                <w:rtl w:val="0"/>
              </w:rPr>
              <w:t xml:space="preserve">UF-02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color w:val="000000"/>
                <w:sz w:val="24"/>
                <w:szCs w:val="24"/>
              </w:rPr>
            </w:pPr>
            <w:r w:rsidDel="00000000" w:rsidR="00000000" w:rsidRPr="00000000">
              <w:rPr>
                <w:color w:val="000000"/>
                <w:sz w:val="24"/>
                <w:szCs w:val="24"/>
                <w:rtl w:val="0"/>
              </w:rPr>
              <w:t xml:space="preserve">Ràng buộc Hóa đơn: Khi tick chọn nhận hóa đơn, tất cả các trường: Họ tên, Email, Tỉnh/Thành, Quận/Huyện, Phường/Xã, Số nhà đều là bắt buộc (Required).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center"/>
              <w:rPr>
                <w:color w:val="000000"/>
                <w:sz w:val="24"/>
                <w:szCs w:val="24"/>
              </w:rPr>
            </w:pPr>
            <w:r w:rsidDel="00000000" w:rsidR="00000000" w:rsidRPr="00000000">
              <w:rPr>
                <w:color w:val="000000"/>
                <w:sz w:val="24"/>
                <w:szCs w:val="24"/>
                <w:rtl w:val="0"/>
              </w:rPr>
              <w:t xml:space="preserve">UF-03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color w:val="000000"/>
                <w:sz w:val="24"/>
                <w:szCs w:val="24"/>
              </w:rPr>
            </w:pPr>
            <w:r w:rsidDel="00000000" w:rsidR="00000000" w:rsidRPr="00000000">
              <w:rPr>
                <w:color w:val="000000"/>
                <w:sz w:val="24"/>
                <w:szCs w:val="24"/>
                <w:rtl w:val="0"/>
              </w:rPr>
              <w:t xml:space="preserve">Cấp mã Code: Mã code chỉ được sinh ra và hiển thị sau khi trạng thái thanh toán là "Thành công".</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jc w:val="center"/>
              <w:rPr>
                <w:color w:val="000000"/>
                <w:sz w:val="24"/>
                <w:szCs w:val="24"/>
              </w:rPr>
            </w:pPr>
            <w:r w:rsidDel="00000000" w:rsidR="00000000" w:rsidRPr="00000000">
              <w:rPr>
                <w:color w:val="000000"/>
                <w:sz w:val="24"/>
                <w:szCs w:val="24"/>
                <w:rtl w:val="0"/>
              </w:rPr>
              <w:t xml:space="preserve">UF-04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color w:val="000000"/>
                <w:sz w:val="24"/>
                <w:szCs w:val="24"/>
              </w:rPr>
            </w:pPr>
            <w:r w:rsidDel="00000000" w:rsidR="00000000" w:rsidRPr="00000000">
              <w:rPr>
                <w:color w:val="000000"/>
                <w:sz w:val="24"/>
                <w:szCs w:val="24"/>
                <w:rtl w:val="0"/>
              </w:rPr>
              <w:t xml:space="preserve">Logic Kích hoạt theo HĐ:</w:t>
            </w:r>
          </w:p>
          <w:p w:rsidR="00000000" w:rsidDel="00000000" w:rsidP="00000000" w:rsidRDefault="00000000" w:rsidRPr="00000000" w14:paraId="0000021C">
            <w:pPr>
              <w:widowControl w:val="0"/>
              <w:spacing w:after="0" w:line="276" w:lineRule="auto"/>
              <w:rPr>
                <w:color w:val="000000"/>
                <w:sz w:val="24"/>
                <w:szCs w:val="24"/>
              </w:rPr>
            </w:pPr>
            <w:r w:rsidDel="00000000" w:rsidR="00000000" w:rsidRPr="00000000">
              <w:rPr>
                <w:rtl w:val="0"/>
              </w:rPr>
            </w:r>
          </w:p>
          <w:p w:rsidR="00000000" w:rsidDel="00000000" w:rsidP="00000000" w:rsidRDefault="00000000" w:rsidRPr="00000000" w14:paraId="0000021D">
            <w:pPr>
              <w:widowControl w:val="0"/>
              <w:spacing w:after="0" w:line="276" w:lineRule="auto"/>
              <w:rPr>
                <w:color w:val="000000"/>
                <w:sz w:val="24"/>
                <w:szCs w:val="24"/>
              </w:rPr>
            </w:pPr>
            <w:r w:rsidDel="00000000" w:rsidR="00000000" w:rsidRPr="00000000">
              <w:rPr>
                <w:color w:val="000000"/>
                <w:sz w:val="24"/>
                <w:szCs w:val="24"/>
                <w:rtl w:val="0"/>
              </w:rPr>
              <w:t xml:space="preserve">- Nếu SĐT có 1 HĐ: Kích hoạt tự động vào HĐ đó.</w:t>
            </w:r>
          </w:p>
          <w:p w:rsidR="00000000" w:rsidDel="00000000" w:rsidP="00000000" w:rsidRDefault="00000000" w:rsidRPr="00000000" w14:paraId="0000021E">
            <w:pPr>
              <w:widowControl w:val="0"/>
              <w:spacing w:after="0" w:line="276" w:lineRule="auto"/>
              <w:rPr>
                <w:color w:val="000000"/>
                <w:sz w:val="24"/>
                <w:szCs w:val="24"/>
              </w:rPr>
            </w:pPr>
            <w:r w:rsidDel="00000000" w:rsidR="00000000" w:rsidRPr="00000000">
              <w:rPr>
                <w:rtl w:val="0"/>
              </w:rPr>
            </w:r>
          </w:p>
          <w:p w:rsidR="00000000" w:rsidDel="00000000" w:rsidP="00000000" w:rsidRDefault="00000000" w:rsidRPr="00000000" w14:paraId="0000021F">
            <w:pPr>
              <w:widowControl w:val="0"/>
              <w:spacing w:after="0" w:line="276" w:lineRule="auto"/>
              <w:rPr>
                <w:color w:val="000000"/>
                <w:sz w:val="24"/>
                <w:szCs w:val="24"/>
              </w:rPr>
            </w:pPr>
            <w:r w:rsidDel="00000000" w:rsidR="00000000" w:rsidRPr="00000000">
              <w:rPr>
                <w:color w:val="000000"/>
                <w:sz w:val="24"/>
                <w:szCs w:val="24"/>
                <w:rtl w:val="0"/>
              </w:rPr>
              <w:t xml:space="preserve">- Nếu SĐT có &gt;1 HĐ: Bắt buộc hiện Popup chọn HĐ.</w:t>
            </w:r>
          </w:p>
          <w:p w:rsidR="00000000" w:rsidDel="00000000" w:rsidP="00000000" w:rsidRDefault="00000000" w:rsidRPr="00000000" w14:paraId="00000220">
            <w:pPr>
              <w:widowControl w:val="0"/>
              <w:spacing w:after="0" w:line="276" w:lineRule="auto"/>
              <w:rPr>
                <w:color w:val="000000"/>
                <w:sz w:val="24"/>
                <w:szCs w:val="24"/>
              </w:rPr>
            </w:pPr>
            <w:r w:rsidDel="00000000" w:rsidR="00000000" w:rsidRPr="00000000">
              <w:rPr>
                <w:rtl w:val="0"/>
              </w:rPr>
            </w:r>
          </w:p>
          <w:p w:rsidR="00000000" w:rsidDel="00000000" w:rsidP="00000000" w:rsidRDefault="00000000" w:rsidRPr="00000000" w14:paraId="00000221">
            <w:pPr>
              <w:widowControl w:val="0"/>
              <w:spacing w:after="0" w:line="276" w:lineRule="auto"/>
              <w:rPr>
                <w:color w:val="000000"/>
                <w:sz w:val="24"/>
                <w:szCs w:val="24"/>
              </w:rPr>
            </w:pPr>
            <w:r w:rsidDel="00000000" w:rsidR="00000000" w:rsidRPr="00000000">
              <w:rPr>
                <w:color w:val="000000"/>
                <w:sz w:val="24"/>
                <w:szCs w:val="24"/>
                <w:rtl w:val="0"/>
              </w:rPr>
              <w:t xml:space="preserve">- Nếu SĐT chưa có HĐ: Yêu cầu điều hướng sang luồng FID</w:t>
            </w:r>
          </w:p>
        </w:tc>
      </w:tr>
    </w:tbl>
    <w:p w:rsidR="00000000" w:rsidDel="00000000" w:rsidP="00000000" w:rsidRDefault="00000000" w:rsidRPr="00000000" w14:paraId="00000222">
      <w:pPr>
        <w:pStyle w:val="Heading3"/>
        <w:spacing w:after="240" w:before="240" w:lineRule="auto"/>
        <w:ind w:firstLine="720"/>
        <w:rPr/>
      </w:pPr>
      <w:bookmarkStart w:colFirst="0" w:colLast="0" w:name="_jz9rbytgefce" w:id="18"/>
      <w:bookmarkEnd w:id="18"/>
      <w:r w:rsidDel="00000000" w:rsidR="00000000" w:rsidRPr="00000000">
        <w:rPr>
          <w:rtl w:val="0"/>
        </w:rPr>
        <w:t xml:space="preserve">3.</w:t>
      </w:r>
      <w:r w:rsidDel="00000000" w:rsidR="00000000" w:rsidRPr="00000000">
        <w:rPr>
          <w:rtl w:val="0"/>
        </w:rPr>
        <w:t xml:space="preserve">Mô tả màn hình </w:t>
      </w:r>
    </w:p>
    <w:p w:rsidR="00000000" w:rsidDel="00000000" w:rsidP="00000000" w:rsidRDefault="00000000" w:rsidRPr="00000000" w14:paraId="00000223">
      <w:pPr>
        <w:spacing w:after="240" w:before="240" w:lineRule="auto"/>
        <w:rPr>
          <w:b w:val="1"/>
          <w:bCs w:val="1"/>
          <w:color w:val="000000"/>
        </w:rPr>
      </w:pPr>
      <w:r w:rsidDel="00000000" w:rsidR="00000000" w:rsidRPr="00000000">
        <w:rPr>
          <w:rtl w:val="0"/>
        </w:rPr>
      </w:r>
    </w:p>
    <w:tbl>
      <w:tblPr>
        <w:tblStyle w:val="Table12"/>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90"/>
        <w:gridCol w:w="1365"/>
        <w:gridCol w:w="2055"/>
        <w:gridCol w:w="3270"/>
        <w:tblGridChange w:id="0">
          <w:tblGrid>
            <w:gridCol w:w="1545"/>
            <w:gridCol w:w="1590"/>
            <w:gridCol w:w="1365"/>
            <w:gridCol w:w="2055"/>
            <w:gridCol w:w="32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24">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25">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26">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Ràng buộc dữ liệu</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27">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28">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Thao tác người dùng &amp; Hành vi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9">
            <w:pPr>
              <w:widowControl w:val="0"/>
              <w:spacing w:after="0" w:line="240" w:lineRule="auto"/>
              <w:rPr>
                <w:color w:val="000000"/>
                <w:sz w:val="24"/>
                <w:szCs w:val="24"/>
              </w:rPr>
            </w:pPr>
            <w:r w:rsidDel="00000000" w:rsidR="00000000" w:rsidRPr="00000000">
              <w:rPr>
                <w:color w:val="000000"/>
                <w:sz w:val="24"/>
                <w:szCs w:val="24"/>
                <w:rtl w:val="0"/>
              </w:rPr>
              <w:t xml:space="preserve">Sản phẩm dịch vụ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A">
            <w:pPr>
              <w:widowControl w:val="0"/>
              <w:spacing w:after="0" w:line="240" w:lineRule="auto"/>
              <w:rPr>
                <w:color w:val="000000"/>
                <w:sz w:val="24"/>
                <w:szCs w:val="24"/>
              </w:rPr>
            </w:pPr>
            <w:r w:rsidDel="00000000" w:rsidR="00000000" w:rsidRPr="00000000">
              <w:rPr>
                <w:color w:val="000000"/>
                <w:sz w:val="24"/>
                <w:szCs w:val="24"/>
                <w:rtl w:val="0"/>
              </w:rPr>
              <w:t xml:space="preserve">Text/Image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B">
            <w:pPr>
              <w:widowControl w:val="0"/>
              <w:spacing w:after="0" w:line="240" w:lineRule="auto"/>
              <w:rPr>
                <w:color w:val="000000"/>
                <w:sz w:val="24"/>
                <w:szCs w:val="24"/>
              </w:rPr>
            </w:pPr>
            <w:r w:rsidDel="00000000" w:rsidR="00000000" w:rsidRPr="00000000">
              <w:rPr>
                <w:color w:val="000000"/>
                <w:sz w:val="24"/>
                <w:szCs w:val="24"/>
                <w:rtl w:val="0"/>
              </w:rPr>
              <w:t xml:space="preserve">Chỉ đọc (Read-only)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C">
            <w:pPr>
              <w:widowControl w:val="0"/>
              <w:spacing w:after="0" w:line="240" w:lineRule="auto"/>
              <w:rPr>
                <w:color w:val="000000"/>
                <w:sz w:val="24"/>
                <w:szCs w:val="24"/>
              </w:rPr>
            </w:pPr>
            <w:r w:rsidDel="00000000" w:rsidR="00000000" w:rsidRPr="00000000">
              <w:rPr>
                <w:color w:val="000000"/>
                <w:sz w:val="24"/>
                <w:szCs w:val="24"/>
                <w:rtl w:val="0"/>
              </w:rPr>
              <w:t xml:space="preserve">Không cho chỉnh sửa tại màn hình Payment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D">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Tên gói, Chu kỳ, Giá tiền từ chính sách</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E">
            <w:pPr>
              <w:widowControl w:val="0"/>
              <w:spacing w:after="0" w:line="240" w:lineRule="auto"/>
              <w:rPr>
                <w:color w:val="000000"/>
                <w:sz w:val="24"/>
                <w:szCs w:val="24"/>
              </w:rPr>
            </w:pPr>
            <w:r w:rsidDel="00000000" w:rsidR="00000000" w:rsidRPr="00000000">
              <w:rPr>
                <w:color w:val="000000"/>
                <w:sz w:val="24"/>
                <w:szCs w:val="24"/>
                <w:rtl w:val="0"/>
              </w:rPr>
              <w:t xml:space="preserve">Số điện thoại</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2F">
            <w:pPr>
              <w:widowControl w:val="0"/>
              <w:spacing w:after="0" w:line="240" w:lineRule="auto"/>
              <w:rPr>
                <w:color w:val="000000"/>
                <w:sz w:val="24"/>
                <w:szCs w:val="24"/>
              </w:rPr>
            </w:pPr>
            <w:r w:rsidDel="00000000" w:rsidR="00000000" w:rsidRPr="00000000">
              <w:rPr>
                <w:color w:val="000000"/>
                <w:sz w:val="24"/>
                <w:szCs w:val="24"/>
                <w:rtl w:val="0"/>
              </w:rPr>
              <w:t xml:space="preserve">Number</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0">
            <w:pPr>
              <w:widowControl w:val="0"/>
              <w:spacing w:after="0" w:line="240" w:lineRule="auto"/>
              <w:rPr>
                <w:color w:val="000000"/>
                <w:sz w:val="24"/>
                <w:szCs w:val="24"/>
              </w:rPr>
            </w:pPr>
            <w:r w:rsidDel="00000000" w:rsidR="00000000" w:rsidRPr="00000000">
              <w:rPr>
                <w:color w:val="000000"/>
                <w:sz w:val="24"/>
                <w:szCs w:val="24"/>
                <w:rtl w:val="0"/>
              </w:rPr>
              <w:t xml:space="preserve">10 chữ số, Validate đầu số nhà mạng.</w:t>
            </w:r>
          </w:p>
          <w:p w:rsidR="00000000" w:rsidDel="00000000" w:rsidP="00000000" w:rsidRDefault="00000000" w:rsidRPr="00000000" w14:paraId="00000231">
            <w:pPr>
              <w:widowControl w:val="0"/>
              <w:spacing w:after="0" w:line="240" w:lineRule="auto"/>
              <w:rPr>
                <w:color w:val="000000"/>
                <w:sz w:val="24"/>
                <w:szCs w:val="24"/>
              </w:rPr>
            </w:pPr>
            <w:r w:rsidDel="00000000" w:rsidR="00000000" w:rsidRPr="00000000">
              <w:rPr>
                <w:color w:val="000000"/>
                <w:sz w:val="24"/>
                <w:szCs w:val="24"/>
                <w:rtl w:val="0"/>
              </w:rPr>
              <w:t xml:space="preserve">Bắt buộc.</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2">
            <w:pPr>
              <w:widowControl w:val="0"/>
              <w:spacing w:after="0" w:line="240" w:lineRule="auto"/>
              <w:rPr>
                <w:color w:val="000000"/>
                <w:sz w:val="24"/>
                <w:szCs w:val="24"/>
              </w:rPr>
            </w:pPr>
            <w:r w:rsidDel="00000000" w:rsidR="00000000" w:rsidRPr="00000000">
              <w:rPr>
                <w:color w:val="000000"/>
                <w:sz w:val="24"/>
                <w:szCs w:val="24"/>
                <w:rtl w:val="0"/>
              </w:rPr>
              <w:t xml:space="preserve">Dùng để tra cứu Hợp đồng FTEL khi kích hoạt. Và thực hiện kích hoạt DV</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3">
            <w:pPr>
              <w:widowControl w:val="0"/>
              <w:spacing w:after="0" w:line="240" w:lineRule="auto"/>
              <w:rPr>
                <w:color w:val="000000"/>
                <w:sz w:val="24"/>
                <w:szCs w:val="24"/>
              </w:rPr>
            </w:pPr>
            <w:r w:rsidDel="00000000" w:rsidR="00000000" w:rsidRPr="00000000">
              <w:rPr>
                <w:color w:val="000000"/>
                <w:sz w:val="24"/>
                <w:szCs w:val="24"/>
                <w:rtl w:val="0"/>
              </w:rPr>
              <w:t xml:space="preserve">Người dùng: Nhập SĐT.</w:t>
            </w:r>
          </w:p>
          <w:p w:rsidR="00000000" w:rsidDel="00000000" w:rsidP="00000000" w:rsidRDefault="00000000" w:rsidRPr="00000000" w14:paraId="00000234">
            <w:pPr>
              <w:widowControl w:val="0"/>
              <w:spacing w:after="0" w:line="240" w:lineRule="auto"/>
              <w:rPr>
                <w:color w:val="000000"/>
                <w:sz w:val="24"/>
                <w:szCs w:val="24"/>
              </w:rPr>
            </w:pPr>
            <w:r w:rsidDel="00000000" w:rsidR="00000000" w:rsidRPr="00000000">
              <w:rPr>
                <w:color w:val="000000"/>
                <w:sz w:val="24"/>
                <w:szCs w:val="24"/>
                <w:rtl w:val="0"/>
              </w:rPr>
              <w:t xml:space="preserve">Hệ thống: Validate định dạng SĐT Việt Nam.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5">
            <w:pPr>
              <w:widowControl w:val="0"/>
              <w:spacing w:after="0" w:line="240" w:lineRule="auto"/>
              <w:rPr>
                <w:color w:val="000000"/>
                <w:sz w:val="24"/>
                <w:szCs w:val="24"/>
              </w:rPr>
            </w:pPr>
            <w:r w:rsidDel="00000000" w:rsidR="00000000" w:rsidRPr="00000000">
              <w:rPr>
                <w:color w:val="000000"/>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6">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7">
            <w:pPr>
              <w:widowControl w:val="0"/>
              <w:spacing w:after="0" w:line="240" w:lineRule="auto"/>
              <w:rPr>
                <w:color w:val="000000"/>
                <w:sz w:val="24"/>
                <w:szCs w:val="24"/>
              </w:rPr>
            </w:pPr>
            <w:r w:rsidDel="00000000" w:rsidR="00000000" w:rsidRPr="00000000">
              <w:rPr>
                <w:color w:val="000000"/>
                <w:sz w:val="24"/>
                <w:szCs w:val="24"/>
                <w:rtl w:val="0"/>
              </w:rPr>
              <w:t xml:space="preserve">Định dạng Email, Bắt buộc.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8">
            <w:pPr>
              <w:widowControl w:val="0"/>
              <w:spacing w:after="0" w:line="240" w:lineRule="auto"/>
              <w:rPr>
                <w:color w:val="000000"/>
                <w:sz w:val="24"/>
                <w:szCs w:val="24"/>
              </w:rPr>
            </w:pPr>
            <w:r w:rsidDel="00000000" w:rsidR="00000000" w:rsidRPr="00000000">
              <w:rPr>
                <w:color w:val="000000"/>
                <w:sz w:val="24"/>
                <w:szCs w:val="24"/>
                <w:rtl w:val="0"/>
              </w:rPr>
              <w:t xml:space="preserve">Dùng để gửi thông tin đơn hàng/hóa đơn.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9">
            <w:pPr>
              <w:widowControl w:val="0"/>
              <w:spacing w:after="0" w:line="240" w:lineRule="auto"/>
              <w:rPr>
                <w:color w:val="000000"/>
                <w:sz w:val="24"/>
                <w:szCs w:val="24"/>
              </w:rPr>
            </w:pPr>
            <w:r w:rsidDel="00000000" w:rsidR="00000000" w:rsidRPr="00000000">
              <w:rPr>
                <w:color w:val="000000"/>
                <w:sz w:val="24"/>
                <w:szCs w:val="24"/>
                <w:rtl w:val="0"/>
              </w:rPr>
              <w:t xml:space="preserve">Người dùng: Nhập Email cá nhân.</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A">
            <w:pPr>
              <w:widowControl w:val="0"/>
              <w:spacing w:after="0" w:line="240" w:lineRule="auto"/>
              <w:rPr>
                <w:color w:val="000000"/>
                <w:sz w:val="24"/>
                <w:szCs w:val="24"/>
              </w:rPr>
            </w:pPr>
            <w:r w:rsidDel="00000000" w:rsidR="00000000" w:rsidRPr="00000000">
              <w:rPr>
                <w:color w:val="000000"/>
                <w:sz w:val="24"/>
                <w:szCs w:val="24"/>
                <w:rtl w:val="0"/>
              </w:rPr>
              <w:t xml:space="preserve">Tôi muốn nhận hóa đơn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B">
            <w:pPr>
              <w:widowControl w:val="0"/>
              <w:spacing w:after="0" w:line="240" w:lineRule="auto"/>
              <w:rPr>
                <w:color w:val="000000"/>
                <w:sz w:val="24"/>
                <w:szCs w:val="24"/>
              </w:rPr>
            </w:pPr>
            <w:r w:rsidDel="00000000" w:rsidR="00000000" w:rsidRPr="00000000">
              <w:rPr>
                <w:color w:val="000000"/>
                <w:sz w:val="24"/>
                <w:szCs w:val="24"/>
                <w:rtl w:val="0"/>
              </w:rPr>
              <w:t xml:space="preserve">Checkbox</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C">
            <w:pPr>
              <w:widowControl w:val="0"/>
              <w:spacing w:after="0" w:line="240" w:lineRule="auto"/>
              <w:rPr>
                <w:color w:val="000000"/>
                <w:sz w:val="24"/>
                <w:szCs w:val="24"/>
              </w:rPr>
            </w:pPr>
            <w:r w:rsidDel="00000000" w:rsidR="00000000" w:rsidRPr="00000000">
              <w:rPr>
                <w:color w:val="000000"/>
                <w:sz w:val="24"/>
                <w:szCs w:val="24"/>
                <w:rtl w:val="0"/>
              </w:rPr>
              <w:t xml:space="preserve">Optional</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D">
            <w:pPr>
              <w:widowControl w:val="0"/>
              <w:spacing w:after="0" w:line="240" w:lineRule="auto"/>
              <w:rPr>
                <w:color w:val="000000"/>
                <w:sz w:val="24"/>
                <w:szCs w:val="24"/>
              </w:rPr>
            </w:pPr>
            <w:r w:rsidDel="00000000" w:rsidR="00000000" w:rsidRPr="00000000">
              <w:rPr>
                <w:color w:val="000000"/>
                <w:sz w:val="24"/>
                <w:szCs w:val="24"/>
                <w:rtl w:val="0"/>
              </w:rPr>
              <w:t xml:space="preserve">Khi tick sẽ mở rộng các field địa chỉ.</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3E">
            <w:pPr>
              <w:widowControl w:val="0"/>
              <w:spacing w:after="0" w:line="240" w:lineRule="auto"/>
              <w:rPr>
                <w:color w:val="000000"/>
                <w:sz w:val="24"/>
                <w:szCs w:val="24"/>
              </w:rPr>
            </w:pPr>
            <w:r w:rsidDel="00000000" w:rsidR="00000000" w:rsidRPr="00000000">
              <w:rPr>
                <w:color w:val="000000"/>
                <w:sz w:val="24"/>
                <w:szCs w:val="24"/>
                <w:rtl w:val="0"/>
              </w:rPr>
              <w:t xml:space="preserve">Người dùng: Tick chọn.</w:t>
            </w:r>
          </w:p>
          <w:p w:rsidR="00000000" w:rsidDel="00000000" w:rsidP="00000000" w:rsidRDefault="00000000" w:rsidRPr="00000000" w14:paraId="0000023F">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thêm cụm field "Địa chỉ lắp đặt".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0">
            <w:pPr>
              <w:widowControl w:val="0"/>
              <w:spacing w:after="0" w:line="240" w:lineRule="auto"/>
              <w:rPr>
                <w:color w:val="000000"/>
                <w:sz w:val="24"/>
                <w:szCs w:val="24"/>
              </w:rPr>
            </w:pPr>
            <w:r w:rsidDel="00000000" w:rsidR="00000000" w:rsidRPr="00000000">
              <w:rPr>
                <w:color w:val="000000"/>
                <w:sz w:val="24"/>
                <w:szCs w:val="24"/>
                <w:rtl w:val="0"/>
              </w:rPr>
              <w:t xml:space="preserve">Họ và tên (Hóa đơn)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1">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2">
            <w:pPr>
              <w:widowControl w:val="0"/>
              <w:spacing w:after="0" w:line="240" w:lineRule="auto"/>
              <w:rPr>
                <w:color w:val="000000"/>
                <w:sz w:val="24"/>
                <w:szCs w:val="24"/>
              </w:rPr>
            </w:pPr>
            <w:r w:rsidDel="00000000" w:rsidR="00000000" w:rsidRPr="00000000">
              <w:rPr>
                <w:color w:val="000000"/>
                <w:sz w:val="24"/>
                <w:szCs w:val="24"/>
                <w:rtl w:val="0"/>
              </w:rPr>
              <w:t xml:space="preserve">Bắt buộc (nếu tick hóa đơn).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3">
            <w:pPr>
              <w:widowControl w:val="0"/>
              <w:spacing w:after="0" w:line="240" w:lineRule="auto"/>
              <w:rPr>
                <w:color w:val="000000"/>
                <w:sz w:val="24"/>
                <w:szCs w:val="24"/>
              </w:rPr>
            </w:pPr>
            <w:r w:rsidDel="00000000" w:rsidR="00000000" w:rsidRPr="00000000">
              <w:rPr>
                <w:color w:val="000000"/>
                <w:sz w:val="24"/>
                <w:szCs w:val="24"/>
                <w:rtl w:val="0"/>
              </w:rPr>
              <w:t xml:space="preserve">Tên pháp nhân/cá nhân trên hóa đơn.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4">
            <w:pPr>
              <w:widowControl w:val="0"/>
              <w:spacing w:after="0" w:line="240" w:lineRule="auto"/>
              <w:rPr>
                <w:color w:val="000000"/>
                <w:sz w:val="24"/>
                <w:szCs w:val="24"/>
              </w:rPr>
            </w:pPr>
            <w:r w:rsidDel="00000000" w:rsidR="00000000" w:rsidRPr="00000000">
              <w:rPr>
                <w:color w:val="000000"/>
                <w:sz w:val="24"/>
                <w:szCs w:val="24"/>
                <w:rtl w:val="0"/>
              </w:rPr>
              <w:t xml:space="preserve">Người dùng: Nhập tên.</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5">
            <w:pPr>
              <w:widowControl w:val="0"/>
              <w:spacing w:after="0" w:line="240" w:lineRule="auto"/>
              <w:rPr>
                <w:color w:val="000000"/>
                <w:sz w:val="24"/>
                <w:szCs w:val="24"/>
              </w:rPr>
            </w:pPr>
            <w:r w:rsidDel="00000000" w:rsidR="00000000" w:rsidRPr="00000000">
              <w:rPr>
                <w:color w:val="000000"/>
                <w:sz w:val="24"/>
                <w:szCs w:val="24"/>
                <w:rtl w:val="0"/>
              </w:rPr>
              <w:t xml:space="preserve">Địa chỉ (4 cấp)</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6">
            <w:pPr>
              <w:widowControl w:val="0"/>
              <w:spacing w:after="0" w:line="240" w:lineRule="auto"/>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7">
            <w:pPr>
              <w:widowControl w:val="0"/>
              <w:spacing w:after="0" w:line="240" w:lineRule="auto"/>
              <w:rPr>
                <w:color w:val="000000"/>
                <w:sz w:val="24"/>
                <w:szCs w:val="24"/>
              </w:rPr>
            </w:pPr>
            <w:r w:rsidDel="00000000" w:rsidR="00000000" w:rsidRPr="00000000">
              <w:rPr>
                <w:color w:val="000000"/>
                <w:sz w:val="24"/>
                <w:szCs w:val="24"/>
                <w:rtl w:val="0"/>
              </w:rPr>
              <w:t xml:space="preserve">Chọn từ danh mục, Bắt buộc nếu có Tick nhận hóa đơn.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8">
            <w:pPr>
              <w:widowControl w:val="0"/>
              <w:spacing w:after="0" w:line="240" w:lineRule="auto"/>
              <w:rPr>
                <w:color w:val="000000"/>
                <w:sz w:val="24"/>
                <w:szCs w:val="24"/>
              </w:rPr>
            </w:pPr>
            <w:r w:rsidDel="00000000" w:rsidR="00000000" w:rsidRPr="00000000">
              <w:rPr>
                <w:color w:val="000000"/>
                <w:sz w:val="24"/>
                <w:szCs w:val="24"/>
                <w:rtl w:val="0"/>
              </w:rPr>
              <w:t xml:space="preserve">Tỉnh/Thành =&gt; Phường/Xã =&gt;Tên đường =&gt;  Số nhà.</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9">
            <w:pPr>
              <w:widowControl w:val="0"/>
              <w:spacing w:after="0" w:line="240" w:lineRule="auto"/>
              <w:rPr>
                <w:color w:val="000000"/>
                <w:sz w:val="24"/>
                <w:szCs w:val="24"/>
              </w:rPr>
            </w:pPr>
            <w:r w:rsidDel="00000000" w:rsidR="00000000" w:rsidRPr="00000000">
              <w:rPr>
                <w:color w:val="000000"/>
                <w:sz w:val="24"/>
                <w:szCs w:val="24"/>
                <w:rtl w:val="0"/>
              </w:rPr>
              <w:t xml:space="preserve">Người dùng: Chọn từ list.</w:t>
            </w:r>
          </w:p>
          <w:p w:rsidR="00000000" w:rsidDel="00000000" w:rsidP="00000000" w:rsidRDefault="00000000" w:rsidRPr="00000000" w14:paraId="0000024A">
            <w:pPr>
              <w:widowControl w:val="0"/>
              <w:spacing w:after="0" w:line="240" w:lineRule="auto"/>
              <w:rPr>
                <w:color w:val="000000"/>
                <w:sz w:val="24"/>
                <w:szCs w:val="24"/>
              </w:rPr>
            </w:pPr>
            <w:r w:rsidDel="00000000" w:rsidR="00000000" w:rsidRPr="00000000">
              <w:rPr>
                <w:color w:val="000000"/>
                <w:sz w:val="24"/>
                <w:szCs w:val="24"/>
                <w:rtl w:val="0"/>
              </w:rPr>
              <w:t xml:space="preserve">Hệ thống: Load dữ liệu cấp con theo cấp cha.</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B">
            <w:pPr>
              <w:widowControl w:val="0"/>
              <w:spacing w:after="0" w:line="240" w:lineRule="auto"/>
              <w:rPr>
                <w:color w:val="000000"/>
                <w:sz w:val="24"/>
                <w:szCs w:val="24"/>
              </w:rPr>
            </w:pPr>
            <w:r w:rsidDel="00000000" w:rsidR="00000000" w:rsidRPr="00000000">
              <w:rPr>
                <w:color w:val="000000"/>
                <w:sz w:val="24"/>
                <w:szCs w:val="24"/>
                <w:rtl w:val="0"/>
              </w:rPr>
              <w:t xml:space="preserve">Phương thức thanh toán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C">
            <w:pPr>
              <w:widowControl w:val="0"/>
              <w:spacing w:after="0" w:line="240" w:lineRule="auto"/>
              <w:rPr>
                <w:color w:val="000000"/>
                <w:sz w:val="24"/>
                <w:szCs w:val="24"/>
              </w:rPr>
            </w:pPr>
            <w:r w:rsidDel="00000000" w:rsidR="00000000" w:rsidRPr="00000000">
              <w:rPr>
                <w:color w:val="000000"/>
                <w:sz w:val="24"/>
                <w:szCs w:val="24"/>
                <w:rtl w:val="0"/>
              </w:rPr>
              <w:t xml:space="preserve">Radio/Icon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D">
            <w:pPr>
              <w:widowControl w:val="0"/>
              <w:spacing w:after="0" w:line="240" w:lineRule="auto"/>
              <w:rPr>
                <w:color w:val="000000"/>
                <w:sz w:val="24"/>
                <w:szCs w:val="24"/>
              </w:rPr>
            </w:pPr>
            <w:r w:rsidDel="00000000" w:rsidR="00000000" w:rsidRPr="00000000">
              <w:rPr>
                <w:color w:val="000000"/>
                <w:sz w:val="24"/>
                <w:szCs w:val="24"/>
                <w:rtl w:val="0"/>
              </w:rPr>
              <w:t xml:space="preserve">Bắt buộc chọn 1.</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E">
            <w:pPr>
              <w:widowControl w:val="0"/>
              <w:spacing w:after="0" w:line="240" w:lineRule="auto"/>
              <w:rPr>
                <w:color w:val="000000"/>
                <w:sz w:val="24"/>
                <w:szCs w:val="24"/>
              </w:rPr>
            </w:pPr>
            <w:r w:rsidDel="00000000" w:rsidR="00000000" w:rsidRPr="00000000">
              <w:rPr>
                <w:color w:val="000000"/>
                <w:sz w:val="24"/>
                <w:szCs w:val="24"/>
                <w:rtl w:val="0"/>
              </w:rPr>
              <w:t xml:space="preserve">Hiển thị theo cấu hình hệ thống cho UltraFast.</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4F">
            <w:pPr>
              <w:widowControl w:val="0"/>
              <w:spacing w:after="0" w:line="240" w:lineRule="auto"/>
              <w:rPr>
                <w:color w:val="000000"/>
                <w:sz w:val="24"/>
                <w:szCs w:val="24"/>
              </w:rPr>
            </w:pPr>
            <w:r w:rsidDel="00000000" w:rsidR="00000000" w:rsidRPr="00000000">
              <w:rPr>
                <w:color w:val="000000"/>
                <w:sz w:val="24"/>
                <w:szCs w:val="24"/>
                <w:rtl w:val="0"/>
              </w:rPr>
              <w:t xml:space="preserve">Người dùng: Chọn PTTT.</w:t>
            </w:r>
          </w:p>
          <w:p w:rsidR="00000000" w:rsidDel="00000000" w:rsidP="00000000" w:rsidRDefault="00000000" w:rsidRPr="00000000" w14:paraId="00000250">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các ưu đãi/giảm giá tương ứng.</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1">
            <w:pPr>
              <w:widowControl w:val="0"/>
              <w:spacing w:after="0" w:line="240" w:lineRule="auto"/>
              <w:rPr>
                <w:color w:val="000000"/>
                <w:sz w:val="24"/>
                <w:szCs w:val="24"/>
              </w:rPr>
            </w:pPr>
            <w:r w:rsidDel="00000000" w:rsidR="00000000" w:rsidRPr="00000000">
              <w:rPr>
                <w:color w:val="000000"/>
                <w:sz w:val="24"/>
                <w:szCs w:val="24"/>
                <w:rtl w:val="0"/>
              </w:rPr>
              <w:t xml:space="preserve">Text mô tả PTTT</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2">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3">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4">
            <w:pPr>
              <w:widowControl w:val="0"/>
              <w:spacing w:after="0" w:line="240" w:lineRule="auto"/>
              <w:rPr>
                <w:color w:val="000000"/>
                <w:sz w:val="24"/>
                <w:szCs w:val="24"/>
              </w:rPr>
            </w:pPr>
            <w:r w:rsidDel="00000000" w:rsidR="00000000" w:rsidRPr="00000000">
              <w:rPr>
                <w:color w:val="000000"/>
                <w:sz w:val="24"/>
                <w:szCs w:val="24"/>
                <w:rtl w:val="0"/>
              </w:rPr>
              <w:t xml:space="preserve">Hiển thị khi vận hành khai báo mô tả cho PTTT đối với DV UltraFast </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5">
            <w:pPr>
              <w:widowControl w:val="0"/>
              <w:spacing w:after="0" w:line="240" w:lineRule="auto"/>
              <w:rPr>
                <w:color w:val="000000"/>
                <w:sz w:val="24"/>
                <w:szCs w:val="24"/>
              </w:rPr>
            </w:pPr>
            <w:r w:rsidDel="00000000" w:rsidR="00000000" w:rsidRPr="00000000">
              <w:rPr>
                <w:color w:val="000000"/>
                <w:sz w:val="24"/>
                <w:szCs w:val="24"/>
                <w:rtl w:val="0"/>
              </w:rPr>
              <w:t xml:space="preserve">Vận hành: Khai báo text mô tả trên PDH</w:t>
            </w:r>
          </w:p>
          <w:p w:rsidR="00000000" w:rsidDel="00000000" w:rsidP="00000000" w:rsidRDefault="00000000" w:rsidRPr="00000000" w14:paraId="00000256">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dữ liệu dựa trên loại DV và PTTT tương ứng</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7">
            <w:pPr>
              <w:widowControl w:val="0"/>
              <w:spacing w:after="0" w:line="240" w:lineRule="auto"/>
              <w:rPr>
                <w:color w:val="000000"/>
                <w:sz w:val="24"/>
                <w:szCs w:val="24"/>
              </w:rPr>
            </w:pPr>
            <w:r w:rsidDel="00000000" w:rsidR="00000000" w:rsidRPr="00000000">
              <w:rPr>
                <w:color w:val="000000"/>
                <w:sz w:val="24"/>
                <w:szCs w:val="24"/>
                <w:rtl w:val="0"/>
              </w:rPr>
              <w:t xml:space="preserve">Nút "Thanh toán"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8">
            <w:pPr>
              <w:widowControl w:val="0"/>
              <w:spacing w:after="0" w:line="240"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9">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A">
            <w:pPr>
              <w:widowControl w:val="0"/>
              <w:spacing w:after="0" w:line="240" w:lineRule="auto"/>
              <w:rPr>
                <w:color w:val="000000"/>
                <w:sz w:val="24"/>
                <w:szCs w:val="24"/>
              </w:rPr>
            </w:pPr>
            <w:r w:rsidDel="00000000" w:rsidR="00000000" w:rsidRPr="00000000">
              <w:rPr>
                <w:color w:val="000000"/>
                <w:sz w:val="24"/>
                <w:szCs w:val="24"/>
                <w:rtl w:val="0"/>
              </w:rPr>
              <w:t xml:space="preserve">Chỉ kích hoạt khi thỏa mãn các ràng buộc trên.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B">
            <w:pPr>
              <w:widowControl w:val="0"/>
              <w:spacing w:after="0" w:line="240" w:lineRule="auto"/>
              <w:rPr>
                <w:color w:val="000000"/>
                <w:sz w:val="24"/>
                <w:szCs w:val="24"/>
              </w:rPr>
            </w:pPr>
            <w:r w:rsidDel="00000000" w:rsidR="00000000" w:rsidRPr="00000000">
              <w:rPr>
                <w:color w:val="000000"/>
                <w:sz w:val="24"/>
                <w:szCs w:val="24"/>
                <w:rtl w:val="0"/>
              </w:rPr>
              <w:t xml:space="preserve">Người dùng: Click Thanh toán.</w:t>
            </w:r>
          </w:p>
          <w:p w:rsidR="00000000" w:rsidDel="00000000" w:rsidP="00000000" w:rsidRDefault="00000000" w:rsidRPr="00000000" w14:paraId="0000025C">
            <w:pPr>
              <w:widowControl w:val="0"/>
              <w:spacing w:after="0" w:line="240" w:lineRule="auto"/>
              <w:rPr>
                <w:color w:val="000000"/>
                <w:sz w:val="24"/>
                <w:szCs w:val="24"/>
              </w:rPr>
            </w:pPr>
            <w:r w:rsidDel="00000000" w:rsidR="00000000" w:rsidRPr="00000000">
              <w:rPr>
                <w:color w:val="000000"/>
                <w:sz w:val="24"/>
                <w:szCs w:val="24"/>
                <w:rtl w:val="0"/>
              </w:rPr>
              <w:t xml:space="preserve">Hệ thống: Gọi API thanh toán, chuyển sang cổng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D">
            <w:pPr>
              <w:widowControl w:val="0"/>
              <w:spacing w:after="0" w:line="240" w:lineRule="auto"/>
              <w:rPr>
                <w:color w:val="000000"/>
                <w:sz w:val="24"/>
                <w:szCs w:val="24"/>
              </w:rPr>
            </w:pPr>
            <w:r w:rsidDel="00000000" w:rsidR="00000000" w:rsidRPr="00000000">
              <w:rPr>
                <w:color w:val="000000"/>
                <w:sz w:val="24"/>
                <w:szCs w:val="24"/>
                <w:rtl w:val="0"/>
              </w:rPr>
              <w:t xml:space="preserve">Mã đơn hàng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E">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5F">
            <w:pPr>
              <w:widowControl w:val="0"/>
              <w:spacing w:after="0" w:line="240" w:lineRule="auto"/>
              <w:rPr>
                <w:color w:val="000000"/>
                <w:sz w:val="24"/>
                <w:szCs w:val="24"/>
              </w:rPr>
            </w:pPr>
            <w:r w:rsidDel="00000000" w:rsidR="00000000" w:rsidRPr="00000000">
              <w:rPr>
                <w:color w:val="000000"/>
                <w:sz w:val="24"/>
                <w:szCs w:val="24"/>
                <w:rtl w:val="0"/>
              </w:rPr>
              <w:t xml:space="preserve">Read-only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0">
            <w:pPr>
              <w:widowControl w:val="0"/>
              <w:spacing w:after="0" w:line="240" w:lineRule="auto"/>
              <w:rPr>
                <w:color w:val="000000"/>
                <w:sz w:val="24"/>
                <w:szCs w:val="24"/>
              </w:rPr>
            </w:pPr>
            <w:r w:rsidDel="00000000" w:rsidR="00000000" w:rsidRPr="00000000">
              <w:rPr>
                <w:color w:val="000000"/>
                <w:sz w:val="24"/>
                <w:szCs w:val="24"/>
                <w:rtl w:val="0"/>
              </w:rPr>
              <w:t xml:space="preserve">Mã định danh duy nhất của đơn hàng.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mã đơn hàng vừa thanh toán tại màn hình hoàn tất đơn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2">
            <w:pPr>
              <w:widowControl w:val="0"/>
              <w:spacing w:after="0" w:line="240" w:lineRule="auto"/>
              <w:rPr>
                <w:color w:val="000000"/>
                <w:sz w:val="24"/>
                <w:szCs w:val="24"/>
              </w:rPr>
            </w:pPr>
            <w:r w:rsidDel="00000000" w:rsidR="00000000" w:rsidRPr="00000000">
              <w:rPr>
                <w:color w:val="000000"/>
                <w:sz w:val="24"/>
                <w:szCs w:val="24"/>
                <w:rtl w:val="0"/>
              </w:rPr>
              <w:t xml:space="preserve">Mã Code UltraFast</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3">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4">
            <w:pPr>
              <w:widowControl w:val="0"/>
              <w:spacing w:after="0" w:line="240" w:lineRule="auto"/>
              <w:rPr>
                <w:color w:val="000000"/>
                <w:sz w:val="24"/>
                <w:szCs w:val="24"/>
              </w:rPr>
            </w:pPr>
            <w:r w:rsidDel="00000000" w:rsidR="00000000" w:rsidRPr="00000000">
              <w:rPr>
                <w:color w:val="000000"/>
                <w:sz w:val="24"/>
                <w:szCs w:val="24"/>
                <w:rtl w:val="0"/>
              </w:rPr>
              <w:t xml:space="preserve">Read-only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5">
            <w:pPr>
              <w:widowControl w:val="0"/>
              <w:spacing w:after="0" w:line="240" w:lineRule="auto"/>
              <w:rPr>
                <w:color w:val="000000"/>
                <w:sz w:val="24"/>
                <w:szCs w:val="24"/>
              </w:rPr>
            </w:pPr>
            <w:r w:rsidDel="00000000" w:rsidR="00000000" w:rsidRPr="00000000">
              <w:rPr>
                <w:color w:val="000000"/>
                <w:sz w:val="24"/>
                <w:szCs w:val="24"/>
                <w:rtl w:val="0"/>
              </w:rPr>
              <w:t xml:space="preserve">-UF-02: Sinh ra sau khi thanh toán thành công.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code. Nếu lỗi hiện thông báo đỏ </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7">
            <w:pPr>
              <w:widowControl w:val="0"/>
              <w:spacing w:after="0" w:line="240" w:lineRule="auto"/>
              <w:rPr>
                <w:color w:val="000000"/>
                <w:sz w:val="24"/>
                <w:szCs w:val="24"/>
              </w:rPr>
            </w:pPr>
            <w:r w:rsidDel="00000000" w:rsidR="00000000" w:rsidRPr="00000000">
              <w:rPr>
                <w:color w:val="000000"/>
                <w:sz w:val="24"/>
                <w:szCs w:val="24"/>
                <w:rtl w:val="0"/>
              </w:rPr>
              <w:t xml:space="preserve">Nút "Kích hoạt code"</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8">
            <w:pPr>
              <w:widowControl w:val="0"/>
              <w:spacing w:after="0" w:line="240"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A">
            <w:pPr>
              <w:widowControl w:val="0"/>
              <w:spacing w:after="0" w:line="240" w:lineRule="auto"/>
              <w:rPr>
                <w:color w:val="000000"/>
                <w:sz w:val="24"/>
                <w:szCs w:val="24"/>
              </w:rPr>
            </w:pPr>
            <w:r w:rsidDel="00000000" w:rsidR="00000000" w:rsidRPr="00000000">
              <w:rPr>
                <w:color w:val="000000"/>
                <w:sz w:val="24"/>
                <w:szCs w:val="24"/>
                <w:rtl w:val="0"/>
              </w:rPr>
              <w:t xml:space="preserve">-UF-03: Check số lượng HĐ theo SĐT.</w:t>
            </w:r>
          </w:p>
        </w:tc>
        <w:tc>
          <w:tcPr>
            <w:tcBorders>
              <w:top w:color="000000" w:space="0" w:sz="6" w:val="single"/>
              <w:left w:color="000000" w:space="0" w:sz="6" w:val="single"/>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B">
            <w:pPr>
              <w:widowControl w:val="0"/>
              <w:spacing w:after="0" w:line="240" w:lineRule="auto"/>
              <w:rPr>
                <w:color w:val="000000"/>
                <w:sz w:val="24"/>
                <w:szCs w:val="24"/>
              </w:rPr>
            </w:pPr>
            <w:r w:rsidDel="00000000" w:rsidR="00000000" w:rsidRPr="00000000">
              <w:rPr>
                <w:color w:val="000000"/>
                <w:sz w:val="24"/>
                <w:szCs w:val="24"/>
                <w:rtl w:val="0"/>
              </w:rPr>
              <w:t xml:space="preserve">Người dùng: Click Kích hoạt.</w:t>
            </w:r>
          </w:p>
          <w:p w:rsidR="00000000" w:rsidDel="00000000" w:rsidP="00000000" w:rsidRDefault="00000000" w:rsidRPr="00000000" w14:paraId="0000026C">
            <w:pPr>
              <w:widowControl w:val="0"/>
              <w:spacing w:after="0" w:line="240" w:lineRule="auto"/>
              <w:rPr>
                <w:color w:val="000000"/>
                <w:sz w:val="24"/>
                <w:szCs w:val="24"/>
              </w:rPr>
            </w:pPr>
            <w:r w:rsidDel="00000000" w:rsidR="00000000" w:rsidRPr="00000000">
              <w:rPr>
                <w:color w:val="000000"/>
                <w:sz w:val="24"/>
                <w:szCs w:val="24"/>
                <w:rtl w:val="0"/>
              </w:rPr>
              <w:t xml:space="preserve">Hệ thống: Gọi API check HĐ</w:t>
            </w:r>
          </w:p>
        </w:tc>
      </w:tr>
      <w:tr>
        <w:trPr>
          <w:cantSplit w:val="0"/>
          <w:tblHeader w:val="0"/>
        </w:trPr>
        <w:tc>
          <w:tcPr>
            <w:tcBorders>
              <w:top w:color="000000" w:space="0" w:sz="6" w:val="single"/>
              <w:left w:color="000000" w:space="0" w:sz="6" w:val="single"/>
              <w:bottom w:color="000000" w:space="0" w:sz="4"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D">
            <w:pPr>
              <w:widowControl w:val="0"/>
              <w:spacing w:after="0" w:line="240" w:lineRule="auto"/>
              <w:rPr>
                <w:color w:val="000000"/>
                <w:sz w:val="24"/>
                <w:szCs w:val="24"/>
              </w:rPr>
            </w:pPr>
            <w:r w:rsidDel="00000000" w:rsidR="00000000" w:rsidRPr="00000000">
              <w:rPr>
                <w:color w:val="000000"/>
                <w:sz w:val="24"/>
                <w:szCs w:val="24"/>
                <w:rtl w:val="0"/>
              </w:rPr>
              <w:t xml:space="preserve">Popup Chọn Hợp đồng</w:t>
            </w:r>
          </w:p>
        </w:tc>
        <w:tc>
          <w:tcPr>
            <w:tcBorders>
              <w:top w:color="000000" w:space="0" w:sz="6" w:val="single"/>
              <w:left w:color="000000" w:space="0" w:sz="6" w:val="single"/>
              <w:bottom w:color="000000" w:space="0" w:sz="4"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E">
            <w:pPr>
              <w:widowControl w:val="0"/>
              <w:spacing w:after="0" w:line="240" w:lineRule="auto"/>
              <w:rPr>
                <w:color w:val="000000"/>
                <w:sz w:val="24"/>
                <w:szCs w:val="24"/>
              </w:rPr>
            </w:pPr>
            <w:r w:rsidDel="00000000" w:rsidR="00000000" w:rsidRPr="00000000">
              <w:rPr>
                <w:color w:val="000000"/>
                <w:sz w:val="24"/>
                <w:szCs w:val="24"/>
                <w:rtl w:val="0"/>
              </w:rPr>
              <w:t xml:space="preserve">List/Radio</w:t>
            </w:r>
          </w:p>
        </w:tc>
        <w:tc>
          <w:tcPr>
            <w:tcBorders>
              <w:top w:color="000000" w:space="0" w:sz="6" w:val="single"/>
              <w:left w:color="000000" w:space="0" w:sz="6" w:val="single"/>
              <w:bottom w:color="000000" w:space="0" w:sz="4"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6F">
            <w:pPr>
              <w:widowControl w:val="0"/>
              <w:spacing w:after="0" w:line="240" w:lineRule="auto"/>
              <w:rPr>
                <w:color w:val="000000"/>
                <w:sz w:val="24"/>
                <w:szCs w:val="24"/>
              </w:rPr>
            </w:pPr>
            <w:r w:rsidDel="00000000" w:rsidR="00000000" w:rsidRPr="00000000">
              <w:rPr>
                <w:color w:val="000000"/>
                <w:sz w:val="24"/>
                <w:szCs w:val="24"/>
                <w:rtl w:val="0"/>
              </w:rPr>
              <w:t xml:space="preserve">Bắt buộc chọn 1.</w:t>
            </w:r>
          </w:p>
        </w:tc>
        <w:tc>
          <w:tcPr>
            <w:tcBorders>
              <w:top w:color="000000" w:space="0" w:sz="6" w:val="single"/>
              <w:left w:color="000000" w:space="0" w:sz="6" w:val="single"/>
              <w:bottom w:color="000000" w:space="0" w:sz="4"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70">
            <w:pPr>
              <w:widowControl w:val="0"/>
              <w:spacing w:after="0" w:line="240" w:lineRule="auto"/>
              <w:rPr>
                <w:color w:val="000000"/>
                <w:sz w:val="24"/>
                <w:szCs w:val="24"/>
              </w:rPr>
            </w:pPr>
            <w:r w:rsidDel="00000000" w:rsidR="00000000" w:rsidRPr="00000000">
              <w:rPr>
                <w:color w:val="000000"/>
                <w:sz w:val="24"/>
                <w:szCs w:val="24"/>
                <w:rtl w:val="0"/>
              </w:rPr>
              <w:t xml:space="preserve">Chỉ hiện khi SĐT có &gt;1 HĐ.</w:t>
            </w:r>
          </w:p>
        </w:tc>
        <w:tc>
          <w:tcPr>
            <w:tcBorders>
              <w:top w:color="000000" w:space="0" w:sz="6" w:val="single"/>
              <w:left w:color="000000" w:space="0" w:sz="6" w:val="single"/>
              <w:bottom w:color="000000" w:space="0" w:sz="4"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271">
            <w:pPr>
              <w:widowControl w:val="0"/>
              <w:spacing w:after="0" w:line="240" w:lineRule="auto"/>
              <w:rPr>
                <w:color w:val="000000"/>
                <w:sz w:val="24"/>
                <w:szCs w:val="24"/>
              </w:rPr>
            </w:pPr>
            <w:r w:rsidDel="00000000" w:rsidR="00000000" w:rsidRPr="00000000">
              <w:rPr>
                <w:color w:val="000000"/>
                <w:sz w:val="24"/>
                <w:szCs w:val="24"/>
                <w:rtl w:val="0"/>
              </w:rPr>
              <w:t xml:space="preserve">Người dùng: Chọn 1 HĐ =&gt; Click "Xác nhận".</w:t>
            </w:r>
          </w:p>
          <w:p w:rsidR="00000000" w:rsidDel="00000000" w:rsidP="00000000" w:rsidRDefault="00000000" w:rsidRPr="00000000" w14:paraId="00000272">
            <w:pPr>
              <w:widowControl w:val="0"/>
              <w:spacing w:after="0" w:line="240" w:lineRule="auto"/>
              <w:rPr>
                <w:color w:val="000000"/>
                <w:sz w:val="24"/>
                <w:szCs w:val="24"/>
              </w:rPr>
            </w:pPr>
            <w:r w:rsidDel="00000000" w:rsidR="00000000" w:rsidRPr="00000000">
              <w:rPr>
                <w:color w:val="000000"/>
                <w:sz w:val="24"/>
                <w:szCs w:val="24"/>
                <w:rtl w:val="0"/>
              </w:rPr>
              <w:t xml:space="preserve">Hệ thống: Thực hiện kích hoạt vào HĐ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widowControl w:val="0"/>
              <w:spacing w:after="0" w:line="240" w:lineRule="auto"/>
              <w:rPr>
                <w:color w:val="000000"/>
                <w:sz w:val="24"/>
                <w:szCs w:val="24"/>
              </w:rPr>
            </w:pPr>
            <w:r w:rsidDel="00000000" w:rsidR="00000000" w:rsidRPr="00000000">
              <w:rPr>
                <w:color w:val="000000"/>
                <w:sz w:val="24"/>
                <w:szCs w:val="24"/>
                <w:rtl w:val="0"/>
              </w:rPr>
              <w:t xml:space="preserve">Popup Thông báo FID</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4">
            <w:pPr>
              <w:widowControl w:val="0"/>
              <w:spacing w:after="0" w:line="240" w:lineRule="auto"/>
              <w:rPr>
                <w:color w:val="000000"/>
                <w:sz w:val="24"/>
                <w:szCs w:val="24"/>
              </w:rPr>
            </w:pPr>
            <w:r w:rsidDel="00000000" w:rsidR="00000000" w:rsidRPr="00000000">
              <w:rPr>
                <w:color w:val="000000"/>
                <w:sz w:val="24"/>
                <w:szCs w:val="24"/>
                <w:rtl w:val="0"/>
              </w:rPr>
              <w:t xml:space="preserve">Popup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5">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6">
            <w:pPr>
              <w:widowControl w:val="0"/>
              <w:spacing w:after="0" w:line="240" w:lineRule="auto"/>
              <w:rPr>
                <w:color w:val="000000"/>
                <w:sz w:val="24"/>
                <w:szCs w:val="24"/>
              </w:rPr>
            </w:pPr>
            <w:r w:rsidDel="00000000" w:rsidR="00000000" w:rsidRPr="00000000">
              <w:rPr>
                <w:color w:val="000000"/>
                <w:sz w:val="24"/>
                <w:szCs w:val="24"/>
                <w:rtl w:val="0"/>
              </w:rPr>
              <w:t xml:space="preserve">Hiện khi SĐT không có HĐ nào.</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7">
            <w:pPr>
              <w:widowControl w:val="0"/>
              <w:spacing w:after="0" w:line="240" w:lineRule="auto"/>
              <w:rPr>
                <w:color w:val="000000"/>
                <w:sz w:val="24"/>
                <w:szCs w:val="24"/>
              </w:rPr>
            </w:pPr>
            <w:r w:rsidDel="00000000" w:rsidR="00000000" w:rsidRPr="00000000">
              <w:rPr>
                <w:color w:val="000000"/>
                <w:sz w:val="24"/>
                <w:szCs w:val="24"/>
                <w:rtl w:val="0"/>
              </w:rPr>
              <w:t xml:space="preserve">Hệ thống: Hiện Popup</w:t>
            </w:r>
          </w:p>
          <w:p w:rsidR="00000000" w:rsidDel="00000000" w:rsidP="00000000" w:rsidRDefault="00000000" w:rsidRPr="00000000" w14:paraId="00000278">
            <w:pPr>
              <w:widowControl w:val="0"/>
              <w:spacing w:after="0" w:line="240" w:lineRule="auto"/>
              <w:rPr>
                <w:color w:val="000000"/>
                <w:sz w:val="24"/>
                <w:szCs w:val="24"/>
              </w:rPr>
            </w:pPr>
            <w:r w:rsidDel="00000000" w:rsidR="00000000" w:rsidRPr="00000000">
              <w:rPr>
                <w:color w:val="000000"/>
                <w:sz w:val="24"/>
                <w:szCs w:val="24"/>
                <w:rtl w:val="0"/>
              </w:rPr>
              <w:t xml:space="preserve">Người dùng: Click "Đồng ý" để sang luồng kích hoạt cho SĐT khác (FID).</w:t>
            </w:r>
          </w:p>
        </w:tc>
      </w:tr>
    </w:tbl>
    <w:p w:rsidR="00000000" w:rsidDel="00000000" w:rsidP="00000000" w:rsidRDefault="00000000" w:rsidRPr="00000000" w14:paraId="00000279">
      <w:pPr>
        <w:pStyle w:val="Heading3"/>
        <w:ind w:firstLine="720"/>
        <w:rPr/>
      </w:pPr>
      <w:bookmarkStart w:colFirst="0" w:colLast="0" w:name="_ykagj5jxz92" w:id="19"/>
      <w:bookmarkEnd w:id="19"/>
      <w:r w:rsidDel="00000000" w:rsidR="00000000" w:rsidRPr="00000000">
        <w:rPr>
          <w:rtl w:val="0"/>
        </w:rPr>
      </w:r>
    </w:p>
    <w:p w:rsidR="00000000" w:rsidDel="00000000" w:rsidP="00000000" w:rsidRDefault="00000000" w:rsidRPr="00000000" w14:paraId="0000027A">
      <w:pPr>
        <w:rPr/>
      </w:pPr>
      <w:r w:rsidDel="00000000" w:rsidR="00000000" w:rsidRPr="00000000">
        <w:rPr/>
        <w:drawing>
          <wp:inline distB="114300" distT="114300" distL="114300" distR="114300">
            <wp:extent cx="6224595" cy="4584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2459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ind w:firstLine="720"/>
        <w:rPr/>
      </w:pPr>
      <w:bookmarkStart w:colFirst="0" w:colLast="0" w:name="_mbuf2krx7db1" w:id="20"/>
      <w:bookmarkEnd w:id="20"/>
      <w:r w:rsidDel="00000000" w:rsidR="00000000" w:rsidRPr="00000000">
        <w:rPr>
          <w:rtl w:val="0"/>
        </w:rPr>
        <w:t xml:space="preserve">4.</w:t>
      </w:r>
      <w:r w:rsidDel="00000000" w:rsidR="00000000" w:rsidRPr="00000000">
        <w:rPr>
          <w:rtl w:val="0"/>
        </w:rPr>
        <w:t xml:space="preserve">Các trường hợp lỗi &amp; thông báo thường gặp </w:t>
      </w:r>
    </w:p>
    <w:p w:rsidR="00000000" w:rsidDel="00000000" w:rsidP="00000000" w:rsidRDefault="00000000" w:rsidRPr="00000000" w14:paraId="0000027E">
      <w:pPr>
        <w:spacing w:after="240" w:before="240" w:lineRule="auto"/>
        <w:rPr>
          <w:b w:val="1"/>
          <w:bCs w:val="1"/>
          <w:color w:val="000000"/>
        </w:rPr>
      </w:pPr>
      <w:r w:rsidDel="00000000" w:rsidR="00000000" w:rsidRPr="00000000">
        <w:rPr>
          <w:rtl w:val="0"/>
        </w:rPr>
      </w:r>
    </w:p>
    <w:tbl>
      <w:tblPr>
        <w:tblStyle w:val="Table13"/>
        <w:tblW w:w="98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
        <w:gridCol w:w="3268"/>
        <w:gridCol w:w="3268"/>
        <w:tblGridChange w:id="0">
          <w:tblGrid>
            <w:gridCol w:w="3268"/>
            <w:gridCol w:w="3268"/>
            <w:gridCol w:w="326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right w:w="20.0" w:type="dxa"/>
            </w:tcMar>
          </w:tcPr>
          <w:p w:rsidR="00000000" w:rsidDel="00000000" w:rsidP="00000000" w:rsidRDefault="00000000" w:rsidRPr="00000000" w14:paraId="0000027F">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Tình huống </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right w:w="20.0" w:type="dxa"/>
            </w:tcMar>
          </w:tcPr>
          <w:p w:rsidR="00000000" w:rsidDel="00000000" w:rsidP="00000000" w:rsidRDefault="00000000" w:rsidRPr="00000000" w14:paraId="00000280">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Thông báo hiển thị </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right w:w="20.0" w:type="dxa"/>
            </w:tcMar>
          </w:tcPr>
          <w:p w:rsidR="00000000" w:rsidDel="00000000" w:rsidP="00000000" w:rsidRDefault="00000000" w:rsidRPr="00000000" w14:paraId="00000281">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Hành vi UI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2">
            <w:pPr>
              <w:widowControl w:val="0"/>
              <w:spacing w:after="0" w:line="240" w:lineRule="auto"/>
              <w:rPr>
                <w:color w:val="000000"/>
                <w:sz w:val="24"/>
                <w:szCs w:val="24"/>
              </w:rPr>
            </w:pPr>
            <w:r w:rsidDel="00000000" w:rsidR="00000000" w:rsidRPr="00000000">
              <w:rPr>
                <w:color w:val="000000"/>
                <w:sz w:val="24"/>
                <w:szCs w:val="24"/>
                <w:rtl w:val="0"/>
              </w:rPr>
              <w:t xml:space="preserve">Lỗi hệ thống không sinh được mã Code</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3">
            <w:pPr>
              <w:widowControl w:val="0"/>
              <w:spacing w:after="0" w:line="240" w:lineRule="auto"/>
              <w:rPr>
                <w:color w:val="000000"/>
                <w:sz w:val="24"/>
                <w:szCs w:val="24"/>
              </w:rPr>
            </w:pPr>
            <w:r w:rsidDel="00000000" w:rsidR="00000000" w:rsidRPr="00000000">
              <w:rPr>
                <w:color w:val="000000"/>
                <w:sz w:val="24"/>
                <w:szCs w:val="24"/>
                <w:rtl w:val="0"/>
              </w:rPr>
              <w:t xml:space="preserve">"Lấy mã không thành công. Liên hệ 1900 6600 để nhận hỗ trợ."</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4">
            <w:pPr>
              <w:widowControl w:val="0"/>
              <w:spacing w:after="0" w:line="240" w:lineRule="auto"/>
              <w:rPr>
                <w:color w:val="000000"/>
                <w:sz w:val="24"/>
                <w:szCs w:val="24"/>
              </w:rPr>
            </w:pPr>
            <w:r w:rsidDel="00000000" w:rsidR="00000000" w:rsidRPr="00000000">
              <w:rPr>
                <w:color w:val="000000"/>
                <w:sz w:val="24"/>
                <w:szCs w:val="24"/>
                <w:rtl w:val="0"/>
              </w:rPr>
              <w:t xml:space="preserve">Hiển thị dòng text thông báo màu đỏ ngay tại vị trí ô chứa Code (Image 3). Nút "Kích hoạt code" bị disable.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5">
            <w:pPr>
              <w:widowControl w:val="0"/>
              <w:spacing w:after="0" w:line="240" w:lineRule="auto"/>
              <w:rPr>
                <w:color w:val="000000"/>
                <w:sz w:val="24"/>
                <w:szCs w:val="24"/>
              </w:rPr>
            </w:pPr>
            <w:r w:rsidDel="00000000" w:rsidR="00000000" w:rsidRPr="00000000">
              <w:rPr>
                <w:color w:val="000000"/>
                <w:sz w:val="24"/>
                <w:szCs w:val="24"/>
                <w:rtl w:val="0"/>
              </w:rPr>
              <w:t xml:space="preserve">SĐT không tìm thấy hợp đồng FTEL</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6">
            <w:pPr>
              <w:widowControl w:val="0"/>
              <w:spacing w:after="0" w:line="240" w:lineRule="auto"/>
              <w:rPr>
                <w:color w:val="000000"/>
                <w:sz w:val="24"/>
                <w:szCs w:val="24"/>
              </w:rPr>
            </w:pPr>
            <w:r w:rsidDel="00000000" w:rsidR="00000000" w:rsidRPr="00000000">
              <w:rPr>
                <w:color w:val="000000"/>
                <w:sz w:val="24"/>
                <w:szCs w:val="24"/>
                <w:rtl w:val="0"/>
              </w:rPr>
              <w:t xml:space="preserve">"Không tìm thấy hợp đồng.</w:t>
            </w:r>
          </w:p>
          <w:p w:rsidR="00000000" w:rsidDel="00000000" w:rsidP="00000000" w:rsidRDefault="00000000" w:rsidRPr="00000000" w14:paraId="00000287">
            <w:pPr>
              <w:widowControl w:val="0"/>
              <w:spacing w:after="0" w:line="240" w:lineRule="auto"/>
              <w:rPr>
                <w:color w:val="000000"/>
                <w:sz w:val="24"/>
                <w:szCs w:val="24"/>
              </w:rPr>
            </w:pPr>
            <w:r w:rsidDel="00000000" w:rsidR="00000000" w:rsidRPr="00000000">
              <w:rPr>
                <w:color w:val="000000"/>
                <w:sz w:val="24"/>
                <w:szCs w:val="24"/>
                <w:rtl w:val="0"/>
              </w:rPr>
              <w:t xml:space="preserve">Số điện thoại đăng ký hiện chưa có hợp đồng sử dụng dịch vụ của FPT Telecom. Bấm Kích hoạt để chuyển đến màn hình kích hoạt FID."</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8">
            <w:pPr>
              <w:widowControl w:val="0"/>
              <w:spacing w:after="0" w:line="240" w:lineRule="auto"/>
              <w:rPr>
                <w:color w:val="000000"/>
                <w:sz w:val="24"/>
                <w:szCs w:val="24"/>
              </w:rPr>
            </w:pPr>
            <w:r w:rsidDel="00000000" w:rsidR="00000000" w:rsidRPr="00000000">
              <w:rPr>
                <w:color w:val="000000"/>
                <w:sz w:val="24"/>
                <w:szCs w:val="24"/>
                <w:rtl w:val="0"/>
              </w:rPr>
              <w:t xml:space="preserve">Hiển thị Popup cảnh báo (Image 4). Nút "Đồng ý" điều hướng người dùng sang luồng FID.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9">
            <w:pPr>
              <w:widowControl w:val="0"/>
              <w:spacing w:after="0" w:line="240" w:lineRule="auto"/>
              <w:rPr>
                <w:color w:val="000000"/>
                <w:sz w:val="24"/>
                <w:szCs w:val="24"/>
              </w:rPr>
            </w:pPr>
            <w:r w:rsidDel="00000000" w:rsidR="00000000" w:rsidRPr="00000000">
              <w:rPr>
                <w:color w:val="000000"/>
                <w:sz w:val="24"/>
                <w:szCs w:val="24"/>
                <w:rtl w:val="0"/>
              </w:rPr>
              <w:t xml:space="preserve">SĐT có nhiều hơn 1 hợp đồng</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A">
            <w:pPr>
              <w:widowControl w:val="0"/>
              <w:spacing w:after="0" w:line="240" w:lineRule="auto"/>
              <w:rPr>
                <w:color w:val="000000"/>
                <w:sz w:val="24"/>
                <w:szCs w:val="24"/>
              </w:rPr>
            </w:pPr>
            <w:r w:rsidDel="00000000" w:rsidR="00000000" w:rsidRPr="00000000">
              <w:rPr>
                <w:color w:val="000000"/>
                <w:sz w:val="24"/>
                <w:szCs w:val="24"/>
                <w:rtl w:val="0"/>
              </w:rPr>
              <w:t xml:space="preserve">"Chọn mã hợp đồng kích hoạt Ultra Fast"</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B">
            <w:pPr>
              <w:widowControl w:val="0"/>
              <w:spacing w:after="0" w:line="240" w:lineRule="auto"/>
              <w:rPr>
                <w:color w:val="000000"/>
                <w:sz w:val="24"/>
                <w:szCs w:val="24"/>
              </w:rPr>
            </w:pPr>
            <w:r w:rsidDel="00000000" w:rsidR="00000000" w:rsidRPr="00000000">
              <w:rPr>
                <w:color w:val="000000"/>
                <w:sz w:val="24"/>
                <w:szCs w:val="24"/>
                <w:rtl w:val="0"/>
              </w:rPr>
              <w:t xml:space="preserve">Hiển thị Popup danh sách các hợp đồng (Image 5). Cho phép người dùng chọn 1 Radio button để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C">
            <w:pPr>
              <w:widowControl w:val="0"/>
              <w:spacing w:after="0" w:line="240" w:lineRule="auto"/>
              <w:rPr>
                <w:color w:val="000000"/>
                <w:sz w:val="24"/>
                <w:szCs w:val="24"/>
              </w:rPr>
            </w:pPr>
            <w:r w:rsidDel="00000000" w:rsidR="00000000" w:rsidRPr="00000000">
              <w:rPr>
                <w:color w:val="000000"/>
                <w:sz w:val="24"/>
                <w:szCs w:val="24"/>
                <w:rtl w:val="0"/>
              </w:rPr>
              <w:t xml:space="preserve">Kích hoạt thành công</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8D">
            <w:pPr>
              <w:widowControl w:val="0"/>
              <w:spacing w:after="0" w:line="240" w:lineRule="auto"/>
              <w:rPr>
                <w:color w:val="000000"/>
                <w:sz w:val="24"/>
                <w:szCs w:val="24"/>
              </w:rPr>
            </w:pPr>
            <w:r w:rsidDel="00000000" w:rsidR="00000000" w:rsidRPr="00000000">
              <w:rPr>
                <w:color w:val="000000"/>
                <w:sz w:val="24"/>
                <w:szCs w:val="24"/>
                <w:rtl w:val="0"/>
              </w:rPr>
              <w:t xml:space="preserve">"Kích hoạt thành công.</w:t>
            </w:r>
          </w:p>
          <w:p w:rsidR="00000000" w:rsidDel="00000000" w:rsidP="00000000" w:rsidRDefault="00000000" w:rsidRPr="00000000" w14:paraId="0000028E">
            <w:pPr>
              <w:widowControl w:val="0"/>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F">
            <w:pPr>
              <w:widowControl w:val="0"/>
              <w:spacing w:after="0" w:line="240" w:lineRule="auto"/>
              <w:rPr>
                <w:color w:val="000000"/>
                <w:sz w:val="24"/>
                <w:szCs w:val="24"/>
              </w:rPr>
            </w:pPr>
            <w:r w:rsidDel="00000000" w:rsidR="00000000" w:rsidRPr="00000000">
              <w:rPr>
                <w:color w:val="000000"/>
                <w:sz w:val="24"/>
                <w:szCs w:val="24"/>
                <w:rtl w:val="0"/>
              </w:rPr>
              <w:t xml:space="preserve">Dịch vụ Ultra Fast - {Số tháng} đã được kích hoạt cho hợp đồng {Mã HĐ}. Thời gian sử dụng từ {Ngày} đến {Ngày}."</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0">
            <w:pPr>
              <w:widowControl w:val="0"/>
              <w:spacing w:after="0" w:line="240" w:lineRule="auto"/>
              <w:rPr>
                <w:color w:val="000000"/>
                <w:sz w:val="24"/>
                <w:szCs w:val="24"/>
              </w:rPr>
            </w:pPr>
            <w:r w:rsidDel="00000000" w:rsidR="00000000" w:rsidRPr="00000000">
              <w:rPr>
                <w:color w:val="000000"/>
                <w:sz w:val="24"/>
                <w:szCs w:val="24"/>
                <w:rtl w:val="0"/>
              </w:rPr>
              <w:t xml:space="preserve">Hiển thị Popup thành công với icon tích xanh (Image 1). Nút "Đồng ý" để đóng popup.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1">
            <w:pPr>
              <w:widowControl w:val="0"/>
              <w:spacing w:after="0" w:line="240" w:lineRule="auto"/>
              <w:rPr>
                <w:color w:val="000000"/>
                <w:sz w:val="24"/>
                <w:szCs w:val="24"/>
              </w:rPr>
            </w:pPr>
            <w:r w:rsidDel="00000000" w:rsidR="00000000" w:rsidRPr="00000000">
              <w:rPr>
                <w:color w:val="000000"/>
                <w:sz w:val="24"/>
                <w:szCs w:val="24"/>
                <w:rtl w:val="0"/>
              </w:rPr>
              <w:t xml:space="preserve">Kích hoạt thất bại (Lỗi Logic/Hệ thống)</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2">
            <w:pPr>
              <w:widowControl w:val="0"/>
              <w:spacing w:after="0" w:line="240" w:lineRule="auto"/>
              <w:rPr>
                <w:color w:val="000000"/>
                <w:sz w:val="24"/>
                <w:szCs w:val="24"/>
              </w:rPr>
            </w:pPr>
            <w:r w:rsidDel="00000000" w:rsidR="00000000" w:rsidRPr="00000000">
              <w:rPr>
                <w:color w:val="000000"/>
                <w:sz w:val="24"/>
                <w:szCs w:val="24"/>
                <w:rtl w:val="0"/>
              </w:rPr>
              <w:t xml:space="preserve">"Đã có lỗi trong quá trình xử lý, vui lòng thử lại sau hoặc liên hệ tổng đài 1900 6600 để được hỗ trợ!"</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3">
            <w:pPr>
              <w:widowControl w:val="0"/>
              <w:spacing w:after="0" w:line="240" w:lineRule="auto"/>
              <w:rPr>
                <w:color w:val="000000"/>
                <w:sz w:val="24"/>
                <w:szCs w:val="24"/>
              </w:rPr>
            </w:pPr>
            <w:r w:rsidDel="00000000" w:rsidR="00000000" w:rsidRPr="00000000">
              <w:rPr>
                <w:color w:val="000000"/>
                <w:sz w:val="24"/>
                <w:szCs w:val="24"/>
                <w:rtl w:val="0"/>
              </w:rPr>
              <w:t xml:space="preserve">Hiển thị Popup lỗi với icon cảnh báo màu đỏ.</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4">
            <w:pPr>
              <w:widowControl w:val="0"/>
              <w:spacing w:after="0" w:line="240" w:lineRule="auto"/>
              <w:rPr>
                <w:color w:val="000000"/>
                <w:sz w:val="24"/>
                <w:szCs w:val="24"/>
              </w:rPr>
            </w:pPr>
            <w:r w:rsidDel="00000000" w:rsidR="00000000" w:rsidRPr="00000000">
              <w:rPr>
                <w:color w:val="000000"/>
                <w:sz w:val="24"/>
                <w:szCs w:val="24"/>
                <w:rtl w:val="0"/>
              </w:rPr>
              <w:t xml:space="preserve">Kích hoạt bị Timeout</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5">
            <w:pPr>
              <w:widowControl w:val="0"/>
              <w:spacing w:after="0" w:line="240" w:lineRule="auto"/>
              <w:rPr>
                <w:color w:val="000000"/>
                <w:sz w:val="24"/>
                <w:szCs w:val="24"/>
              </w:rPr>
            </w:pPr>
            <w:r w:rsidDel="00000000" w:rsidR="00000000" w:rsidRPr="00000000">
              <w:rPr>
                <w:color w:val="000000"/>
                <w:sz w:val="24"/>
                <w:szCs w:val="24"/>
                <w:rtl w:val="0"/>
              </w:rPr>
              <w:t xml:space="preserve">"Đã có lỗi trong quá trình xử lý, vui lòng thử lại sau hoặc liên hệ tổng đài 1900 6600 để được hỗ trợ!"</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296">
            <w:pPr>
              <w:widowControl w:val="0"/>
              <w:spacing w:after="0" w:line="240" w:lineRule="auto"/>
              <w:rPr>
                <w:color w:val="000000"/>
                <w:sz w:val="24"/>
                <w:szCs w:val="24"/>
              </w:rPr>
            </w:pPr>
            <w:r w:rsidDel="00000000" w:rsidR="00000000" w:rsidRPr="00000000">
              <w:rPr>
                <w:color w:val="000000"/>
                <w:sz w:val="24"/>
                <w:szCs w:val="24"/>
                <w:rtl w:val="0"/>
              </w:rPr>
              <w:t xml:space="preserve">Hiển thị Popup thông báo dạng chờ/timeout.</w:t>
            </w:r>
          </w:p>
        </w:tc>
      </w:tr>
    </w:tbl>
    <w:p w:rsidR="00000000" w:rsidDel="00000000" w:rsidP="00000000" w:rsidRDefault="00000000" w:rsidRPr="00000000" w14:paraId="00000297">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298">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299">
      <w:pPr>
        <w:pStyle w:val="Heading2"/>
        <w:spacing w:after="0" w:lineRule="auto"/>
        <w:ind w:firstLine="720"/>
        <w:rPr/>
      </w:pPr>
      <w:bookmarkStart w:colFirst="0" w:colLast="0" w:name="_2t5298sgsi33" w:id="21"/>
      <w:bookmarkEnd w:id="21"/>
      <w:r w:rsidDel="00000000" w:rsidR="00000000" w:rsidRPr="00000000">
        <w:rPr>
          <w:rtl w:val="0"/>
        </w:rPr>
        <w:t xml:space="preserve">III. Checkout Hyper Fast</w:t>
      </w:r>
    </w:p>
    <w:p w:rsidR="00000000" w:rsidDel="00000000" w:rsidP="00000000" w:rsidRDefault="00000000" w:rsidRPr="00000000" w14:paraId="0000029A">
      <w:pPr>
        <w:pStyle w:val="Heading3"/>
        <w:ind w:left="1440" w:firstLine="0"/>
        <w:rPr/>
      </w:pPr>
      <w:bookmarkStart w:colFirst="0" w:colLast="0" w:name="_wzz2421ztyai" w:id="22"/>
      <w:bookmarkEnd w:id="22"/>
      <w:r w:rsidDel="00000000" w:rsidR="00000000" w:rsidRPr="00000000">
        <w:rPr>
          <w:rtl w:val="0"/>
        </w:rPr>
        <w:t xml:space="preserve">1. Business Workflow</w:t>
      </w:r>
    </w:p>
    <w:p w:rsidR="00000000" w:rsidDel="00000000" w:rsidP="00000000" w:rsidRDefault="00000000" w:rsidRPr="00000000" w14:paraId="0000029B">
      <w:pPr>
        <w:spacing w:after="240" w:before="240" w:lineRule="auto"/>
        <w:rPr>
          <w:color w:val="000000"/>
        </w:rPr>
      </w:pPr>
      <w:r w:rsidDel="00000000" w:rsidR="00000000" w:rsidRPr="00000000">
        <w:rPr>
          <w:color w:val="000000"/>
          <w:rtl w:val="0"/>
        </w:rPr>
        <w:t xml:space="preserve">Khách hàng đăng ký theo </w:t>
      </w:r>
      <w:r w:rsidDel="00000000" w:rsidR="00000000" w:rsidRPr="00000000">
        <w:rPr>
          <w:b w:val="1"/>
          <w:bCs w:val="1"/>
          <w:color w:val="000000"/>
          <w:rtl w:val="0"/>
        </w:rPr>
        <w:t xml:space="preserve">chu kỳ sử dụng</w:t>
      </w:r>
      <w:r w:rsidDel="00000000" w:rsidR="00000000" w:rsidRPr="00000000">
        <w:rPr>
          <w:color w:val="000000"/>
          <w:rtl w:val="0"/>
        </w:rPr>
        <w:t xml:space="preserve">.</w:t>
      </w:r>
    </w:p>
    <w:p w:rsidR="00000000" w:rsidDel="00000000" w:rsidP="00000000" w:rsidRDefault="00000000" w:rsidRPr="00000000" w14:paraId="0000029C">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29D">
      <w:pPr>
        <w:numPr>
          <w:ilvl w:val="0"/>
          <w:numId w:val="10"/>
        </w:numPr>
        <w:spacing w:after="0" w:afterAutospacing="0" w:before="240" w:lineRule="auto"/>
        <w:ind w:left="720" w:hanging="360"/>
        <w:rPr>
          <w:color w:val="000000"/>
        </w:rPr>
      </w:pPr>
      <w:r w:rsidDel="00000000" w:rsidR="00000000" w:rsidRPr="00000000">
        <w:rPr>
          <w:color w:val="000000"/>
          <w:rtl w:val="0"/>
        </w:rPr>
        <w:t xml:space="preserve">1 tháng</w:t>
      </w:r>
    </w:p>
    <w:p w:rsidR="00000000" w:rsidDel="00000000" w:rsidP="00000000" w:rsidRDefault="00000000" w:rsidRPr="00000000" w14:paraId="0000029E">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3 tháng</w:t>
      </w:r>
    </w:p>
    <w:p w:rsidR="00000000" w:rsidDel="00000000" w:rsidP="00000000" w:rsidRDefault="00000000" w:rsidRPr="00000000" w14:paraId="0000029F">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6 tháng</w:t>
      </w:r>
    </w:p>
    <w:p w:rsidR="00000000" w:rsidDel="00000000" w:rsidP="00000000" w:rsidRDefault="00000000" w:rsidRPr="00000000" w14:paraId="000002A0">
      <w:pPr>
        <w:numPr>
          <w:ilvl w:val="0"/>
          <w:numId w:val="10"/>
        </w:numPr>
        <w:spacing w:after="240" w:before="0" w:beforeAutospacing="0" w:lineRule="auto"/>
        <w:ind w:left="720" w:hanging="360"/>
        <w:rPr>
          <w:color w:val="000000"/>
        </w:rPr>
      </w:pPr>
      <w:r w:rsidDel="00000000" w:rsidR="00000000" w:rsidRPr="00000000">
        <w:rPr>
          <w:color w:val="000000"/>
          <w:rtl w:val="0"/>
        </w:rPr>
        <w:t xml:space="preserve">12 tháng</w:t>
      </w:r>
    </w:p>
    <w:p w:rsidR="00000000" w:rsidDel="00000000" w:rsidP="00000000" w:rsidRDefault="00000000" w:rsidRPr="00000000" w14:paraId="000002A1">
      <w:pPr>
        <w:spacing w:after="240" w:before="240" w:lineRule="auto"/>
        <w:rPr/>
      </w:pPr>
      <w:r w:rsidDel="00000000" w:rsidR="00000000" w:rsidRPr="00000000">
        <w:rPr>
          <w:color w:val="000000"/>
          <w:rtl w:val="0"/>
        </w:rPr>
        <w:t xml:space="preserve">Các chu kỳ này được cấu hình từ hệ thống QLCS.</w:t>
      </w:r>
      <w:r w:rsidDel="00000000" w:rsidR="00000000" w:rsidRPr="00000000">
        <w:rPr>
          <w:rtl w:val="0"/>
        </w:rPr>
      </w:r>
    </w:p>
    <w:p w:rsidR="00000000" w:rsidDel="00000000" w:rsidP="00000000" w:rsidRDefault="00000000" w:rsidRPr="00000000" w14:paraId="000002A2">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1: Khách hàng mở màn hình Checkout</w:t>
      </w:r>
    </w:p>
    <w:p w:rsidR="00000000" w:rsidDel="00000000" w:rsidP="00000000" w:rsidRDefault="00000000" w:rsidRPr="00000000" w14:paraId="000002A3">
      <w:pPr>
        <w:spacing w:after="240" w:before="240" w:lineRule="auto"/>
        <w:rPr>
          <w:color w:val="000000"/>
        </w:rPr>
      </w:pPr>
      <w:r w:rsidDel="00000000" w:rsidR="00000000" w:rsidRPr="00000000">
        <w:rPr>
          <w:color w:val="000000"/>
          <w:rtl w:val="0"/>
        </w:rPr>
        <w:t xml:space="preserve">Khách hàng đã chọn sản phẩm từ trang chi tiết sản phẩm và chuyển sang màn hình Checkout.</w:t>
      </w:r>
    </w:p>
    <w:p w:rsidR="00000000" w:rsidDel="00000000" w:rsidP="00000000" w:rsidRDefault="00000000" w:rsidRPr="00000000" w14:paraId="000002A4">
      <w:pPr>
        <w:spacing w:after="240" w:before="240" w:lineRule="auto"/>
        <w:rPr>
          <w:color w:val="000000"/>
        </w:rPr>
      </w:pPr>
      <w:r w:rsidDel="00000000" w:rsidR="00000000" w:rsidRPr="00000000">
        <w:rPr>
          <w:color w:val="000000"/>
          <w:rtl w:val="0"/>
        </w:rPr>
        <w:t xml:space="preserve">Hệ thống sẽ hiển thị:</w:t>
      </w:r>
    </w:p>
    <w:p w:rsidR="00000000" w:rsidDel="00000000" w:rsidP="00000000" w:rsidRDefault="00000000" w:rsidRPr="00000000" w14:paraId="000002A5">
      <w:pPr>
        <w:numPr>
          <w:ilvl w:val="0"/>
          <w:numId w:val="28"/>
        </w:numPr>
        <w:spacing w:after="0" w:afterAutospacing="0" w:before="240" w:lineRule="auto"/>
        <w:ind w:left="720" w:hanging="360"/>
      </w:pPr>
      <w:r w:rsidDel="00000000" w:rsidR="00000000" w:rsidRPr="00000000">
        <w:rPr>
          <w:color w:val="000000"/>
          <w:rtl w:val="0"/>
        </w:rPr>
        <w:t xml:space="preserve">Thông tin sản phẩm đã chọn</w:t>
      </w:r>
    </w:p>
    <w:p w:rsidR="00000000" w:rsidDel="00000000" w:rsidP="00000000" w:rsidRDefault="00000000" w:rsidRPr="00000000" w14:paraId="000002A6">
      <w:pPr>
        <w:numPr>
          <w:ilvl w:val="0"/>
          <w:numId w:val="28"/>
        </w:numPr>
        <w:spacing w:after="0" w:afterAutospacing="0" w:before="0" w:beforeAutospacing="0" w:lineRule="auto"/>
        <w:ind w:left="720" w:hanging="360"/>
      </w:pPr>
      <w:r w:rsidDel="00000000" w:rsidR="00000000" w:rsidRPr="00000000">
        <w:rPr>
          <w:color w:val="000000"/>
          <w:rtl w:val="0"/>
        </w:rPr>
        <w:t xml:space="preserve">Giá dịch vụ</w:t>
      </w:r>
    </w:p>
    <w:p w:rsidR="00000000" w:rsidDel="00000000" w:rsidP="00000000" w:rsidRDefault="00000000" w:rsidRPr="00000000" w14:paraId="000002A7">
      <w:pPr>
        <w:numPr>
          <w:ilvl w:val="0"/>
          <w:numId w:val="28"/>
        </w:numPr>
        <w:spacing w:after="0" w:afterAutospacing="0" w:before="0" w:beforeAutospacing="0" w:lineRule="auto"/>
        <w:ind w:left="720" w:hanging="360"/>
      </w:pPr>
      <w:r w:rsidDel="00000000" w:rsidR="00000000" w:rsidRPr="00000000">
        <w:rPr>
          <w:color w:val="000000"/>
          <w:rtl w:val="0"/>
        </w:rPr>
        <w:t xml:space="preserve">Các thông tin cần nhập của khách hàng</w:t>
      </w:r>
    </w:p>
    <w:p w:rsidR="00000000" w:rsidDel="00000000" w:rsidP="00000000" w:rsidRDefault="00000000" w:rsidRPr="00000000" w14:paraId="000002A8">
      <w:pPr>
        <w:numPr>
          <w:ilvl w:val="0"/>
          <w:numId w:val="28"/>
        </w:numPr>
        <w:spacing w:after="240" w:before="0" w:beforeAutospacing="0" w:lineRule="auto"/>
        <w:ind w:left="720" w:hanging="360"/>
      </w:pPr>
      <w:r w:rsidDel="00000000" w:rsidR="00000000" w:rsidRPr="00000000">
        <w:rPr>
          <w:color w:val="000000"/>
          <w:rtl w:val="0"/>
        </w:rPr>
        <w:t xml:space="preserve">Các phương thức thanh toán có thể sử dụng</w:t>
      </w:r>
    </w:p>
    <w:p w:rsidR="00000000" w:rsidDel="00000000" w:rsidP="00000000" w:rsidRDefault="00000000" w:rsidRPr="00000000" w14:paraId="000002A9">
      <w:pPr>
        <w:spacing w:after="240" w:before="240" w:lineRule="auto"/>
        <w:rPr>
          <w:color w:val="000000"/>
        </w:rPr>
      </w:pPr>
      <w:r w:rsidDel="00000000" w:rsidR="00000000" w:rsidRPr="00000000">
        <w:rPr>
          <w:color w:val="000000"/>
          <w:rtl w:val="0"/>
        </w:rPr>
        <w:t xml:space="preserve">Lưu ý:</w:t>
      </w:r>
    </w:p>
    <w:p w:rsidR="00000000" w:rsidDel="00000000" w:rsidP="00000000" w:rsidRDefault="00000000" w:rsidRPr="00000000" w14:paraId="000002AA">
      <w:pPr>
        <w:spacing w:after="240" w:before="240" w:lineRule="auto"/>
        <w:rPr>
          <w:color w:val="000000"/>
        </w:rPr>
      </w:pPr>
      <w:r w:rsidDel="00000000" w:rsidR="00000000" w:rsidRPr="00000000">
        <w:rPr>
          <w:color w:val="000000"/>
          <w:rtl w:val="0"/>
        </w:rPr>
        <w:t xml:space="preserve">Khách hàng không được chỉnh sửa sản phẩm tại màn hình này.</w:t>
        <w:br w:type="textWrapping"/>
        <w:t xml:space="preserve"> Nếu muốn thay đổi sản phẩm, khách hàng phải quay lại trang chi tiết sản phẩm.</w:t>
      </w:r>
    </w:p>
    <w:p w:rsidR="00000000" w:rsidDel="00000000" w:rsidP="00000000" w:rsidRDefault="00000000" w:rsidRPr="00000000" w14:paraId="000002AB">
      <w:pPr>
        <w:spacing w:after="80" w:before="360" w:lineRule="auto"/>
        <w:rPr>
          <w:b w:val="1"/>
          <w:bCs w:val="1"/>
          <w:color w:val="000000"/>
        </w:rPr>
      </w:pPr>
      <w:r w:rsidDel="00000000" w:rsidR="00000000" w:rsidRPr="00000000">
        <w:rPr>
          <w:b w:val="1"/>
          <w:bCs w:val="1"/>
          <w:color w:val="000000"/>
          <w:rtl w:val="0"/>
        </w:rPr>
        <w:t xml:space="preserve">Bước 2: Khách hàng nhập thông tin cá nhân</w:t>
      </w:r>
    </w:p>
    <w:p w:rsidR="00000000" w:rsidDel="00000000" w:rsidP="00000000" w:rsidRDefault="00000000" w:rsidRPr="00000000" w14:paraId="000002AC">
      <w:pPr>
        <w:spacing w:after="240" w:before="240" w:lineRule="auto"/>
        <w:rPr>
          <w:color w:val="000000"/>
        </w:rPr>
      </w:pPr>
      <w:r w:rsidDel="00000000" w:rsidR="00000000" w:rsidRPr="00000000">
        <w:rPr>
          <w:color w:val="000000"/>
          <w:rtl w:val="0"/>
        </w:rPr>
        <w:t xml:space="preserve">Khách hàng nhập các thông tin theo yêu cầu của dịch vụ.</w:t>
      </w:r>
    </w:p>
    <w:p w:rsidR="00000000" w:rsidDel="00000000" w:rsidP="00000000" w:rsidRDefault="00000000" w:rsidRPr="00000000" w14:paraId="000002AD">
      <w:pPr>
        <w:numPr>
          <w:ilvl w:val="0"/>
          <w:numId w:val="9"/>
        </w:numPr>
        <w:spacing w:after="240" w:before="240" w:lineRule="auto"/>
        <w:ind w:left="720" w:hanging="360"/>
        <w:rPr>
          <w:color w:val="000000"/>
        </w:rPr>
      </w:pPr>
      <w:r w:rsidDel="00000000" w:rsidR="00000000" w:rsidRPr="00000000">
        <w:rPr>
          <w:color w:val="000000"/>
          <w:rtl w:val="0"/>
        </w:rPr>
        <w:t xml:space="preserve">Số điện thoại: Đây là tài khoản sử dụng dịch vụ </w:t>
      </w:r>
    </w:p>
    <w:p w:rsidR="00000000" w:rsidDel="00000000" w:rsidP="00000000" w:rsidRDefault="00000000" w:rsidRPr="00000000" w14:paraId="000002AE">
      <w:pPr>
        <w:spacing w:after="240" w:before="240" w:lineRule="auto"/>
        <w:rPr>
          <w:color w:val="000000"/>
        </w:rPr>
      </w:pPr>
      <w:r w:rsidDel="00000000" w:rsidR="00000000" w:rsidRPr="00000000">
        <w:rPr>
          <w:color w:val="000000"/>
          <w:rtl w:val="0"/>
        </w:rPr>
        <w:t xml:space="preserve">Hệ thống sẽ kiểm tra:</w:t>
      </w:r>
    </w:p>
    <w:p w:rsidR="00000000" w:rsidDel="00000000" w:rsidP="00000000" w:rsidRDefault="00000000" w:rsidRPr="00000000" w14:paraId="000002AF">
      <w:pPr>
        <w:numPr>
          <w:ilvl w:val="0"/>
          <w:numId w:val="33"/>
        </w:numPr>
        <w:spacing w:after="0" w:afterAutospacing="0" w:before="240" w:lineRule="auto"/>
        <w:ind w:left="1440" w:hanging="360"/>
        <w:rPr>
          <w:color w:val="000000"/>
        </w:rPr>
      </w:pPr>
      <w:r w:rsidDel="00000000" w:rsidR="00000000" w:rsidRPr="00000000">
        <w:rPr>
          <w:color w:val="000000"/>
          <w:rtl w:val="0"/>
        </w:rPr>
        <w:t xml:space="preserve">Thông tin đã nhập có đầy đủ hay chưa</w:t>
      </w:r>
    </w:p>
    <w:p w:rsidR="00000000" w:rsidDel="00000000" w:rsidP="00000000" w:rsidRDefault="00000000" w:rsidRPr="00000000" w14:paraId="000002B0">
      <w:pPr>
        <w:numPr>
          <w:ilvl w:val="0"/>
          <w:numId w:val="33"/>
        </w:numPr>
        <w:spacing w:after="240" w:before="0" w:beforeAutospacing="0" w:lineRule="auto"/>
        <w:ind w:left="1440" w:hanging="360"/>
        <w:rPr>
          <w:color w:val="000000"/>
        </w:rPr>
      </w:pPr>
      <w:r w:rsidDel="00000000" w:rsidR="00000000" w:rsidRPr="00000000">
        <w:rPr>
          <w:color w:val="000000"/>
          <w:rtl w:val="0"/>
        </w:rPr>
        <w:t xml:space="preserve">Số điện thoại có đúng định dạng hay không</w:t>
      </w:r>
    </w:p>
    <w:p w:rsidR="00000000" w:rsidDel="00000000" w:rsidP="00000000" w:rsidRDefault="00000000" w:rsidRPr="00000000" w14:paraId="000002B1">
      <w:pPr>
        <w:spacing w:after="240" w:before="240" w:lineRule="auto"/>
        <w:rPr>
          <w:color w:val="000000"/>
        </w:rPr>
      </w:pPr>
      <w:r w:rsidDel="00000000" w:rsidR="00000000" w:rsidRPr="00000000">
        <w:rPr>
          <w:color w:val="000000"/>
          <w:rtl w:val="0"/>
        </w:rPr>
        <w:t xml:space="preserve">Nếu thông tin không hợp lệ, hệ thống sẽ hiển thị thông báo để khách hàng chỉnh sửa.</w:t>
      </w:r>
    </w:p>
    <w:p w:rsidR="00000000" w:rsidDel="00000000" w:rsidP="00000000" w:rsidRDefault="00000000" w:rsidRPr="00000000" w14:paraId="000002B2">
      <w:pPr>
        <w:numPr>
          <w:ilvl w:val="0"/>
          <w:numId w:val="34"/>
        </w:numPr>
        <w:spacing w:after="240" w:before="240" w:lineRule="auto"/>
        <w:ind w:left="720" w:hanging="360"/>
        <w:rPr>
          <w:color w:val="000000"/>
          <w:u w:val="none"/>
        </w:rPr>
      </w:pPr>
      <w:r w:rsidDel="00000000" w:rsidR="00000000" w:rsidRPr="00000000">
        <w:rPr>
          <w:color w:val="000000"/>
          <w:rtl w:val="0"/>
        </w:rPr>
        <w:t xml:space="preserve">Email: Có thể nhập hoặc không (Dữ liệu Email được lưu để khi MKT có nhu cầu truyền thông)</w:t>
      </w:r>
    </w:p>
    <w:p w:rsidR="00000000" w:rsidDel="00000000" w:rsidP="00000000" w:rsidRDefault="00000000" w:rsidRPr="00000000" w14:paraId="000002B3">
      <w:pPr>
        <w:spacing w:after="80" w:before="360" w:lineRule="auto"/>
        <w:rPr>
          <w:b w:val="1"/>
          <w:bCs w:val="1"/>
          <w:color w:val="000000"/>
        </w:rPr>
      </w:pPr>
      <w:r w:rsidDel="00000000" w:rsidR="00000000" w:rsidRPr="00000000">
        <w:rPr>
          <w:b w:val="1"/>
          <w:bCs w:val="1"/>
          <w:color w:val="000000"/>
          <w:rtl w:val="0"/>
        </w:rPr>
        <w:t xml:space="preserve">Bước 3: Khách hàng chọn phương thức thanh toán</w:t>
      </w:r>
    </w:p>
    <w:p w:rsidR="00000000" w:rsidDel="00000000" w:rsidP="00000000" w:rsidRDefault="00000000" w:rsidRPr="00000000" w14:paraId="000002B4">
      <w:pPr>
        <w:spacing w:after="240" w:before="240" w:lineRule="auto"/>
        <w:rPr>
          <w:color w:val="000000"/>
        </w:rPr>
      </w:pPr>
      <w:r w:rsidDel="00000000" w:rsidR="00000000" w:rsidRPr="00000000">
        <w:rPr>
          <w:color w:val="000000"/>
          <w:rtl w:val="0"/>
        </w:rPr>
        <w:t xml:space="preserve">Màn hình sẽ hiển thị các phương thức thanh toán được hỗ trợ cho dịch vụ.</w:t>
      </w:r>
    </w:p>
    <w:p w:rsidR="00000000" w:rsidDel="00000000" w:rsidP="00000000" w:rsidRDefault="00000000" w:rsidRPr="00000000" w14:paraId="000002B5">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2B6">
      <w:pPr>
        <w:numPr>
          <w:ilvl w:val="0"/>
          <w:numId w:val="8"/>
        </w:numPr>
        <w:spacing w:after="0" w:afterAutospacing="0" w:before="240" w:lineRule="auto"/>
        <w:ind w:left="720" w:hanging="360"/>
        <w:rPr>
          <w:color w:val="000000"/>
        </w:rPr>
      </w:pPr>
      <w:r w:rsidDel="00000000" w:rsidR="00000000" w:rsidRPr="00000000">
        <w:rPr>
          <w:color w:val="000000"/>
          <w:rtl w:val="0"/>
        </w:rPr>
        <w:t xml:space="preserve">VietQR</w:t>
      </w:r>
    </w:p>
    <w:p w:rsidR="00000000" w:rsidDel="00000000" w:rsidP="00000000" w:rsidRDefault="00000000" w:rsidRPr="00000000" w14:paraId="000002B7">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Ví MoMo</w:t>
      </w:r>
    </w:p>
    <w:p w:rsidR="00000000" w:rsidDel="00000000" w:rsidP="00000000" w:rsidRDefault="00000000" w:rsidRPr="00000000" w14:paraId="000002B8">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2B9">
      <w:pPr>
        <w:numPr>
          <w:ilvl w:val="0"/>
          <w:numId w:val="8"/>
        </w:numPr>
        <w:spacing w:after="240" w:before="0" w:beforeAutospacing="0" w:lineRule="auto"/>
        <w:ind w:left="720" w:hanging="360"/>
        <w:rPr>
          <w:color w:val="000000"/>
        </w:rPr>
      </w:pPr>
      <w:r w:rsidDel="00000000" w:rsidR="00000000" w:rsidRPr="00000000">
        <w:rPr>
          <w:color w:val="000000"/>
          <w:rtl w:val="0"/>
        </w:rPr>
        <w:t xml:space="preserve">Thẻ quốc tế</w:t>
      </w:r>
    </w:p>
    <w:p w:rsidR="00000000" w:rsidDel="00000000" w:rsidP="00000000" w:rsidRDefault="00000000" w:rsidRPr="00000000" w14:paraId="000002BA">
      <w:pPr>
        <w:spacing w:after="240" w:before="240" w:lineRule="auto"/>
        <w:rPr>
          <w:color w:val="000000"/>
        </w:rPr>
      </w:pPr>
      <w:r w:rsidDel="00000000" w:rsidR="00000000" w:rsidRPr="00000000">
        <w:rPr>
          <w:color w:val="000000"/>
          <w:rtl w:val="0"/>
        </w:rPr>
        <w:t xml:space="preserve">Danh sách phương thức thanh toán này </w:t>
      </w:r>
      <w:r w:rsidDel="00000000" w:rsidR="00000000" w:rsidRPr="00000000">
        <w:rPr>
          <w:b w:val="1"/>
          <w:bCs w:val="1"/>
          <w:color w:val="000000"/>
          <w:rtl w:val="0"/>
        </w:rPr>
        <w:t xml:space="preserve">được cấu hình từ hệ thống</w:t>
      </w:r>
      <w:r w:rsidDel="00000000" w:rsidR="00000000" w:rsidRPr="00000000">
        <w:rPr>
          <w:color w:val="000000"/>
          <w:rtl w:val="0"/>
        </w:rPr>
        <w:t xml:space="preserve">.</w:t>
      </w:r>
    </w:p>
    <w:p w:rsidR="00000000" w:rsidDel="00000000" w:rsidP="00000000" w:rsidRDefault="00000000" w:rsidRPr="00000000" w14:paraId="000002BB">
      <w:pPr>
        <w:spacing w:after="240" w:before="240" w:lineRule="auto"/>
        <w:rPr>
          <w:color w:val="000000"/>
        </w:rPr>
      </w:pPr>
      <w:r w:rsidDel="00000000" w:rsidR="00000000" w:rsidRPr="00000000">
        <w:rPr>
          <w:color w:val="000000"/>
          <w:rtl w:val="0"/>
        </w:rPr>
        <w:t xml:space="preserve">Khách hàng chọn một phương thức để thanh toán.</w:t>
      </w:r>
    </w:p>
    <w:p w:rsidR="00000000" w:rsidDel="00000000" w:rsidP="00000000" w:rsidRDefault="00000000" w:rsidRPr="00000000" w14:paraId="000002BC">
      <w:pPr>
        <w:spacing w:after="80" w:before="360" w:lineRule="auto"/>
        <w:rPr>
          <w:b w:val="1"/>
          <w:bCs w:val="1"/>
          <w:color w:val="000000"/>
        </w:rPr>
      </w:pPr>
      <w:r w:rsidDel="00000000" w:rsidR="00000000" w:rsidRPr="00000000">
        <w:rPr>
          <w:b w:val="1"/>
          <w:bCs w:val="1"/>
          <w:color w:val="000000"/>
          <w:rtl w:val="0"/>
        </w:rPr>
        <w:t xml:space="preserve">Bước 4: Khách hàng chọn ưu đãi (Voucher) (Nếu có)</w:t>
      </w:r>
    </w:p>
    <w:p w:rsidR="00000000" w:rsidDel="00000000" w:rsidP="00000000" w:rsidRDefault="00000000" w:rsidRPr="00000000" w14:paraId="000002BD">
      <w:pPr>
        <w:spacing w:after="240" w:before="240" w:lineRule="auto"/>
        <w:rPr>
          <w:color w:val="000000"/>
        </w:rPr>
      </w:pPr>
      <w:r w:rsidDel="00000000" w:rsidR="00000000" w:rsidRPr="00000000">
        <w:rPr>
          <w:color w:val="000000"/>
          <w:rtl w:val="0"/>
        </w:rPr>
        <w:t xml:space="preserve">Khách hàng có thể chọn voucher nếu đủ điều kiện.</w:t>
      </w:r>
    </w:p>
    <w:p w:rsidR="00000000" w:rsidDel="00000000" w:rsidP="00000000" w:rsidRDefault="00000000" w:rsidRPr="00000000" w14:paraId="000002BE">
      <w:pPr>
        <w:spacing w:after="240" w:before="240" w:lineRule="auto"/>
        <w:rPr>
          <w:color w:val="000000"/>
        </w:rPr>
      </w:pPr>
      <w:r w:rsidDel="00000000" w:rsidR="00000000" w:rsidRPr="00000000">
        <w:rPr>
          <w:color w:val="000000"/>
          <w:rtl w:val="0"/>
        </w:rPr>
        <w:t xml:space="preserve">Khi khách hàng chọn voucher, hệ thống sẽ kiểm tra:</w:t>
      </w:r>
    </w:p>
    <w:p w:rsidR="00000000" w:rsidDel="00000000" w:rsidP="00000000" w:rsidRDefault="00000000" w:rsidRPr="00000000" w14:paraId="000002BF">
      <w:pPr>
        <w:numPr>
          <w:ilvl w:val="0"/>
          <w:numId w:val="31"/>
        </w:numPr>
        <w:spacing w:after="0" w:afterAutospacing="0" w:before="240" w:lineRule="auto"/>
        <w:ind w:left="720" w:hanging="360"/>
        <w:rPr>
          <w:color w:val="000000"/>
        </w:rPr>
      </w:pPr>
      <w:r w:rsidDel="00000000" w:rsidR="00000000" w:rsidRPr="00000000">
        <w:rPr>
          <w:color w:val="000000"/>
          <w:rtl w:val="0"/>
        </w:rPr>
        <w:t xml:space="preserve">Voucher có còn hiệu lực hay không</w:t>
      </w:r>
    </w:p>
    <w:p w:rsidR="00000000" w:rsidDel="00000000" w:rsidP="00000000" w:rsidRDefault="00000000" w:rsidRPr="00000000" w14:paraId="000002C0">
      <w:pPr>
        <w:numPr>
          <w:ilvl w:val="0"/>
          <w:numId w:val="31"/>
        </w:numPr>
        <w:spacing w:after="0" w:afterAutospacing="0" w:before="0" w:beforeAutospacing="0" w:lineRule="auto"/>
        <w:ind w:left="720" w:hanging="360"/>
        <w:rPr>
          <w:color w:val="000000"/>
        </w:rPr>
      </w:pPr>
      <w:r w:rsidDel="00000000" w:rsidR="00000000" w:rsidRPr="00000000">
        <w:rPr>
          <w:color w:val="000000"/>
          <w:rtl w:val="0"/>
        </w:rPr>
        <w:t xml:space="preserve">Đơn hàng có đủ điều kiện áp dụng voucher hay không</w:t>
      </w:r>
    </w:p>
    <w:p w:rsidR="00000000" w:rsidDel="00000000" w:rsidP="00000000" w:rsidRDefault="00000000" w:rsidRPr="00000000" w14:paraId="000002C1">
      <w:pPr>
        <w:numPr>
          <w:ilvl w:val="0"/>
          <w:numId w:val="31"/>
        </w:numPr>
        <w:spacing w:after="240" w:before="0" w:beforeAutospacing="0" w:lineRule="auto"/>
        <w:ind w:left="720" w:hanging="360"/>
        <w:rPr>
          <w:color w:val="000000"/>
        </w:rPr>
      </w:pPr>
      <w:r w:rsidDel="00000000" w:rsidR="00000000" w:rsidRPr="00000000">
        <w:rPr>
          <w:color w:val="000000"/>
          <w:rtl w:val="0"/>
        </w:rPr>
        <w:t xml:space="preserve">Voucher có được sử dụng cùng với voucher khác hay không</w:t>
      </w:r>
    </w:p>
    <w:p w:rsidR="00000000" w:rsidDel="00000000" w:rsidP="00000000" w:rsidRDefault="00000000" w:rsidRPr="00000000" w14:paraId="000002C2">
      <w:pPr>
        <w:spacing w:after="240" w:before="240" w:lineRule="auto"/>
        <w:rPr>
          <w:color w:val="000000"/>
        </w:rPr>
      </w:pPr>
      <w:r w:rsidDel="00000000" w:rsidR="00000000" w:rsidRPr="00000000">
        <w:rPr>
          <w:color w:val="000000"/>
          <w:rtl w:val="0"/>
        </w:rPr>
        <w:t xml:space="preserve">Nếu voucher không hợp lệ, hệ thống sẽ hiển thị thông báo cho khách hàng.</w:t>
      </w:r>
    </w:p>
    <w:p w:rsidR="00000000" w:rsidDel="00000000" w:rsidP="00000000" w:rsidRDefault="00000000" w:rsidRPr="00000000" w14:paraId="000002C3">
      <w:pPr>
        <w:spacing w:after="240" w:before="240" w:lineRule="auto"/>
        <w:rPr>
          <w:color w:val="000000"/>
        </w:rPr>
      </w:pPr>
      <w:r w:rsidDel="00000000" w:rsidR="00000000" w:rsidRPr="00000000">
        <w:rPr>
          <w:color w:val="000000"/>
          <w:rtl w:val="0"/>
        </w:rPr>
        <w:t xml:space="preserve">Sau khi khách hàng xác nhận sử dụng voucher, hệ thống sẽ:</w:t>
      </w:r>
    </w:p>
    <w:p w:rsidR="00000000" w:rsidDel="00000000" w:rsidP="00000000" w:rsidRDefault="00000000" w:rsidRPr="00000000" w14:paraId="000002C4">
      <w:pPr>
        <w:numPr>
          <w:ilvl w:val="0"/>
          <w:numId w:val="7"/>
        </w:numPr>
        <w:spacing w:after="0" w:afterAutospacing="0" w:before="240" w:lineRule="auto"/>
        <w:ind w:left="720" w:hanging="360"/>
        <w:rPr>
          <w:color w:val="000000"/>
        </w:rPr>
      </w:pPr>
      <w:r w:rsidDel="00000000" w:rsidR="00000000" w:rsidRPr="00000000">
        <w:rPr>
          <w:color w:val="000000"/>
          <w:rtl w:val="0"/>
        </w:rPr>
        <w:t xml:space="preserve">Áp dụng ưu đãi</w:t>
      </w:r>
    </w:p>
    <w:p w:rsidR="00000000" w:rsidDel="00000000" w:rsidP="00000000" w:rsidRDefault="00000000" w:rsidRPr="00000000" w14:paraId="000002C5">
      <w:pPr>
        <w:numPr>
          <w:ilvl w:val="0"/>
          <w:numId w:val="7"/>
        </w:numPr>
        <w:spacing w:after="240" w:before="0" w:beforeAutospacing="0" w:lineRule="auto"/>
        <w:ind w:left="720" w:hanging="360"/>
        <w:rPr>
          <w:color w:val="000000"/>
        </w:rPr>
      </w:pPr>
      <w:r w:rsidDel="00000000" w:rsidR="00000000" w:rsidRPr="00000000">
        <w:rPr>
          <w:color w:val="000000"/>
          <w:rtl w:val="0"/>
        </w:rPr>
        <w:t xml:space="preserve">Tính lại số tiền cần thanh toán</w:t>
      </w:r>
    </w:p>
    <w:p w:rsidR="00000000" w:rsidDel="00000000" w:rsidP="00000000" w:rsidRDefault="00000000" w:rsidRPr="00000000" w14:paraId="000002C6">
      <w:pPr>
        <w:spacing w:after="80" w:before="360" w:lineRule="auto"/>
        <w:rPr>
          <w:b w:val="1"/>
          <w:bCs w:val="1"/>
          <w:color w:val="000000"/>
        </w:rPr>
      </w:pPr>
      <w:r w:rsidDel="00000000" w:rsidR="00000000" w:rsidRPr="00000000">
        <w:rPr>
          <w:b w:val="1"/>
          <w:bCs w:val="1"/>
          <w:color w:val="000000"/>
          <w:rtl w:val="0"/>
        </w:rPr>
        <w:t xml:space="preserve">Bước 7: Khách hàng thực hiện thanh toán</w:t>
      </w:r>
    </w:p>
    <w:p w:rsidR="00000000" w:rsidDel="00000000" w:rsidP="00000000" w:rsidRDefault="00000000" w:rsidRPr="00000000" w14:paraId="000002C7">
      <w:pPr>
        <w:spacing w:after="240" w:before="240" w:lineRule="auto"/>
        <w:rPr>
          <w:color w:val="000000"/>
        </w:rPr>
      </w:pPr>
      <w:r w:rsidDel="00000000" w:rsidR="00000000" w:rsidRPr="00000000">
        <w:rPr>
          <w:color w:val="000000"/>
          <w:rtl w:val="0"/>
        </w:rPr>
        <w:t xml:space="preserve">Khách hàng nhấn </w:t>
      </w:r>
      <w:r w:rsidDel="00000000" w:rsidR="00000000" w:rsidRPr="00000000">
        <w:rPr>
          <w:b w:val="1"/>
          <w:bCs w:val="1"/>
          <w:color w:val="000000"/>
          <w:rtl w:val="0"/>
        </w:rPr>
        <w:t xml:space="preserve">Thanh toán</w:t>
      </w:r>
      <w:r w:rsidDel="00000000" w:rsidR="00000000" w:rsidRPr="00000000">
        <w:rPr>
          <w:color w:val="000000"/>
          <w:rtl w:val="0"/>
        </w:rPr>
        <w:t xml:space="preserve">.</w:t>
      </w:r>
    </w:p>
    <w:p w:rsidR="00000000" w:rsidDel="00000000" w:rsidP="00000000" w:rsidRDefault="00000000" w:rsidRPr="00000000" w14:paraId="000002C8">
      <w:pPr>
        <w:spacing w:after="240" w:before="240" w:lineRule="auto"/>
        <w:rPr>
          <w:color w:val="000000"/>
        </w:rPr>
      </w:pPr>
      <w:r w:rsidDel="00000000" w:rsidR="00000000" w:rsidRPr="00000000">
        <w:rPr>
          <w:color w:val="000000"/>
          <w:rtl w:val="0"/>
        </w:rPr>
        <w:t xml:space="preserve">Hệ thống sẽ chuyển khách hàng đến </w:t>
      </w:r>
      <w:r w:rsidDel="00000000" w:rsidR="00000000" w:rsidRPr="00000000">
        <w:rPr>
          <w:b w:val="1"/>
          <w:bCs w:val="1"/>
          <w:color w:val="000000"/>
          <w:rtl w:val="0"/>
        </w:rPr>
        <w:t xml:space="preserve">cổng thanh toán</w:t>
      </w:r>
      <w:r w:rsidDel="00000000" w:rsidR="00000000" w:rsidRPr="00000000">
        <w:rPr>
          <w:color w:val="000000"/>
          <w:rtl w:val="0"/>
        </w:rPr>
        <w:t xml:space="preserve"> để hoàn tất giao dịch.</w:t>
      </w:r>
    </w:p>
    <w:p w:rsidR="00000000" w:rsidDel="00000000" w:rsidP="00000000" w:rsidRDefault="00000000" w:rsidRPr="00000000" w14:paraId="000002C9">
      <w:pPr>
        <w:spacing w:after="80" w:before="360" w:lineRule="auto"/>
        <w:rPr>
          <w:b w:val="1"/>
          <w:bCs w:val="1"/>
          <w:color w:val="000000"/>
        </w:rPr>
      </w:pPr>
      <w:r w:rsidDel="00000000" w:rsidR="00000000" w:rsidRPr="00000000">
        <w:rPr>
          <w:b w:val="1"/>
          <w:bCs w:val="1"/>
          <w:color w:val="000000"/>
          <w:rtl w:val="0"/>
        </w:rPr>
        <w:t xml:space="preserve">Bước 8: Hoàn tất đơn hàng &amp; kích hoạt dịch vụ </w:t>
      </w:r>
    </w:p>
    <w:p w:rsidR="00000000" w:rsidDel="00000000" w:rsidP="00000000" w:rsidRDefault="00000000" w:rsidRPr="00000000" w14:paraId="000002CA">
      <w:pPr>
        <w:spacing w:after="240" w:before="240" w:lineRule="auto"/>
        <w:rPr>
          <w:color w:val="000000"/>
        </w:rPr>
      </w:pPr>
      <w:r w:rsidDel="00000000" w:rsidR="00000000" w:rsidRPr="00000000">
        <w:rPr>
          <w:color w:val="000000"/>
          <w:rtl w:val="0"/>
        </w:rPr>
        <w:t xml:space="preserve">Sau khi thanh toán thành công, hệ thống sẽ:</w:t>
      </w:r>
    </w:p>
    <w:p w:rsidR="00000000" w:rsidDel="00000000" w:rsidP="00000000" w:rsidRDefault="00000000" w:rsidRPr="00000000" w14:paraId="000002CB">
      <w:pPr>
        <w:numPr>
          <w:ilvl w:val="0"/>
          <w:numId w:val="26"/>
        </w:numPr>
        <w:spacing w:after="240" w:before="240" w:lineRule="auto"/>
        <w:ind w:left="720" w:hanging="360"/>
        <w:rPr>
          <w:color w:val="000000"/>
        </w:rPr>
      </w:pPr>
      <w:r w:rsidDel="00000000" w:rsidR="00000000" w:rsidRPr="00000000">
        <w:rPr>
          <w:color w:val="000000"/>
          <w:rtl w:val="0"/>
        </w:rPr>
        <w:t xml:space="preserve">Tạo đơn hàng SPF</w:t>
      </w:r>
    </w:p>
    <w:p w:rsidR="00000000" w:rsidDel="00000000" w:rsidP="00000000" w:rsidRDefault="00000000" w:rsidRPr="00000000" w14:paraId="000002CC">
      <w:pPr>
        <w:spacing w:after="240" w:before="240" w:lineRule="auto"/>
        <w:rPr>
          <w:color w:val="000000"/>
        </w:rPr>
      </w:pPr>
      <w:r w:rsidDel="00000000" w:rsidR="00000000" w:rsidRPr="00000000">
        <w:rPr>
          <w:color w:val="000000"/>
          <w:rtl w:val="0"/>
        </w:rPr>
        <w:t xml:space="preserve">Sau khi thanh toán thành công, hệ thống gọi API kiểm tra SĐT và điều kiện để kích hoạt DV cho KH, Hệ thống SM xử lý ghi nhận thông tin HF và kích hoạt dịch vụ HF. Khách hàng được yêu cầu không tắt màn hình trong lúc xử lý.</w:t>
      </w:r>
    </w:p>
    <w:p w:rsidR="00000000" w:rsidDel="00000000" w:rsidP="00000000" w:rsidRDefault="00000000" w:rsidRPr="00000000" w14:paraId="000002CD">
      <w:pPr>
        <w:numPr>
          <w:ilvl w:val="0"/>
          <w:numId w:val="13"/>
        </w:numPr>
        <w:spacing w:after="0" w:afterAutospacing="0" w:before="240" w:lineRule="auto"/>
        <w:ind w:left="720" w:hanging="360"/>
        <w:rPr>
          <w:color w:val="000000"/>
          <w:u w:val="none"/>
        </w:rPr>
      </w:pPr>
      <w:r w:rsidDel="00000000" w:rsidR="00000000" w:rsidRPr="00000000">
        <w:rPr>
          <w:color w:val="000000"/>
          <w:rtl w:val="0"/>
        </w:rPr>
        <w:t xml:space="preserve">Nếu đang dùng gói tương đương =&gt; Hiển thị cảnh báo cộng dồn tháng.</w:t>
      </w:r>
    </w:p>
    <w:p w:rsidR="00000000" w:rsidDel="00000000" w:rsidP="00000000" w:rsidRDefault="00000000" w:rsidRPr="00000000" w14:paraId="000002CE">
      <w:pPr>
        <w:numPr>
          <w:ilvl w:val="0"/>
          <w:numId w:val="13"/>
        </w:numPr>
        <w:spacing w:after="0" w:afterAutospacing="0" w:before="0" w:beforeAutospacing="0" w:lineRule="auto"/>
        <w:ind w:left="720" w:hanging="360"/>
        <w:rPr>
          <w:color w:val="000000"/>
          <w:u w:val="none"/>
        </w:rPr>
      </w:pPr>
      <w:r w:rsidDel="00000000" w:rsidR="00000000" w:rsidRPr="00000000">
        <w:rPr>
          <w:color w:val="000000"/>
          <w:rtl w:val="0"/>
        </w:rPr>
        <w:t xml:space="preserve">Nếu đang dùng gói khác =&gt;  Hiển thị cảnh báo thay thế gói.</w:t>
      </w:r>
    </w:p>
    <w:p w:rsidR="00000000" w:rsidDel="00000000" w:rsidP="00000000" w:rsidRDefault="00000000" w:rsidRPr="00000000" w14:paraId="000002CF">
      <w:pPr>
        <w:numPr>
          <w:ilvl w:val="0"/>
          <w:numId w:val="13"/>
        </w:numPr>
        <w:spacing w:after="240" w:before="0" w:beforeAutospacing="0" w:lineRule="auto"/>
        <w:ind w:left="720" w:hanging="360"/>
        <w:rPr>
          <w:color w:val="000000"/>
          <w:u w:val="none"/>
        </w:rPr>
      </w:pPr>
      <w:r w:rsidDel="00000000" w:rsidR="00000000" w:rsidRPr="00000000">
        <w:rPr>
          <w:color w:val="000000"/>
          <w:rtl w:val="0"/>
        </w:rPr>
        <w:t xml:space="preserve">Nếu là KH mới/Gói DV đã hết hạn =&gt; Tiến hành kích hoạt DV cho KH</w:t>
      </w:r>
    </w:p>
    <w:p w:rsidR="00000000" w:rsidDel="00000000" w:rsidP="00000000" w:rsidRDefault="00000000" w:rsidRPr="00000000" w14:paraId="000002D0">
      <w:pPr>
        <w:spacing w:after="240" w:before="240"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2D1">
      <w:pPr>
        <w:spacing w:after="240" w:before="240" w:lineRule="auto"/>
        <w:rPr>
          <w:color w:val="000000"/>
        </w:rPr>
      </w:pPr>
      <w:r w:rsidDel="00000000" w:rsidR="00000000" w:rsidRPr="00000000">
        <w:rPr>
          <w:color w:val="000000"/>
          <w:rtl w:val="0"/>
        </w:rPr>
        <w:t xml:space="preserve">Các thông tin hiển thị: .</w:t>
      </w:r>
    </w:p>
    <w:p w:rsidR="00000000" w:rsidDel="00000000" w:rsidP="00000000" w:rsidRDefault="00000000" w:rsidRPr="00000000" w14:paraId="000002D2">
      <w:pPr>
        <w:numPr>
          <w:ilvl w:val="0"/>
          <w:numId w:val="26"/>
        </w:numPr>
        <w:spacing w:after="240" w:before="240" w:lineRule="auto"/>
        <w:ind w:left="720" w:hanging="360"/>
        <w:rPr>
          <w:color w:val="000000"/>
        </w:rPr>
      </w:pPr>
      <w:r w:rsidDel="00000000" w:rsidR="00000000" w:rsidRPr="00000000">
        <w:rPr>
          <w:color w:val="000000"/>
          <w:rtl w:val="0"/>
        </w:rPr>
        <w:t xml:space="preserve">Hiển thị màn hình hoàn tất kèm nút tải App (Chỉ dành cho Windows)</w:t>
      </w:r>
    </w:p>
    <w:p w:rsidR="00000000" w:rsidDel="00000000" w:rsidP="00000000" w:rsidRDefault="00000000" w:rsidRPr="00000000" w14:paraId="000002D3">
      <w:pPr>
        <w:numPr>
          <w:ilvl w:val="0"/>
          <w:numId w:val="26"/>
        </w:numPr>
        <w:spacing w:after="240" w:before="240" w:lineRule="auto"/>
        <w:ind w:left="720" w:hanging="360"/>
        <w:rPr>
          <w:color w:val="000000"/>
        </w:rPr>
      </w:pPr>
      <w:r w:rsidDel="00000000" w:rsidR="00000000" w:rsidRPr="00000000">
        <w:rPr>
          <w:color w:val="000000"/>
          <w:rtl w:val="0"/>
        </w:rPr>
        <w:t xml:space="preserve">Hiển thị thông tin đơn hàng</w:t>
      </w:r>
    </w:p>
    <w:p w:rsidR="00000000" w:rsidDel="00000000" w:rsidP="00000000" w:rsidRDefault="00000000" w:rsidRPr="00000000" w14:paraId="000002D4">
      <w:pPr>
        <w:numPr>
          <w:ilvl w:val="0"/>
          <w:numId w:val="26"/>
        </w:numPr>
        <w:spacing w:after="240" w:before="240" w:lineRule="auto"/>
        <w:ind w:left="720" w:hanging="360"/>
        <w:rPr>
          <w:color w:val="000000"/>
        </w:rPr>
      </w:pPr>
      <w:r w:rsidDel="00000000" w:rsidR="00000000" w:rsidRPr="00000000">
        <w:rPr>
          <w:color w:val="000000"/>
          <w:rtl w:val="0"/>
        </w:rPr>
        <w:t xml:space="preserve">Hiển thị số tiền đã thanh toán</w:t>
      </w:r>
    </w:p>
    <w:p w:rsidR="00000000" w:rsidDel="00000000" w:rsidP="00000000" w:rsidRDefault="00000000" w:rsidRPr="00000000" w14:paraId="000002D5">
      <w:pPr>
        <w:spacing w:after="240" w:before="240" w:lineRule="auto"/>
        <w:rPr>
          <w:b w:val="1"/>
          <w:bCs w:val="1"/>
          <w:color w:val="000000"/>
        </w:rPr>
      </w:pPr>
      <w:r w:rsidDel="00000000" w:rsidR="00000000" w:rsidRPr="00000000">
        <w:rPr>
          <w:b w:val="1"/>
          <w:bCs w:val="1"/>
          <w:color w:val="000000"/>
          <w:rtl w:val="0"/>
        </w:rPr>
        <w:t xml:space="preserve">2. Business Rules: </w:t>
      </w:r>
    </w:p>
    <w:tbl>
      <w:tblPr>
        <w:tblStyle w:val="Table14"/>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980"/>
        <w:gridCol w:w="5940"/>
        <w:tblGridChange w:id="0">
          <w:tblGrid>
            <w:gridCol w:w="2055"/>
            <w:gridCol w:w="1980"/>
            <w:gridCol w:w="5940"/>
          </w:tblGrid>
        </w:tblGridChange>
      </w:tblGrid>
      <w:tr>
        <w:trPr>
          <w:cantSplit w:val="0"/>
          <w:trHeight w:val="552.824707031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D6">
            <w:pPr>
              <w:spacing w:after="240" w:before="240" w:lineRule="auto"/>
              <w:rPr>
                <w:color w:val="000000"/>
                <w:sz w:val="24"/>
                <w:szCs w:val="24"/>
              </w:rPr>
            </w:pPr>
            <w:r w:rsidDel="00000000" w:rsidR="00000000" w:rsidRPr="00000000">
              <w:rPr>
                <w:color w:val="1f1f1f"/>
                <w:sz w:val="24"/>
                <w:szCs w:val="24"/>
                <w:rtl w:val="0"/>
              </w:rPr>
              <w:t xml:space="preserve">Mã Code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D7">
            <w:pPr>
              <w:spacing w:after="240" w:before="240" w:lineRule="auto"/>
              <w:rPr>
                <w:color w:val="000000"/>
                <w:sz w:val="24"/>
                <w:szCs w:val="24"/>
              </w:rPr>
            </w:pPr>
            <w:r w:rsidDel="00000000" w:rsidR="00000000" w:rsidRPr="00000000">
              <w:rPr>
                <w:color w:val="1f1f1f"/>
                <w:sz w:val="24"/>
                <w:szCs w:val="24"/>
                <w:rtl w:val="0"/>
              </w:rPr>
              <w:t xml:space="preserve">Tên Quy tắc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D8">
            <w:pPr>
              <w:spacing w:after="240" w:before="240" w:lineRule="auto"/>
              <w:rPr>
                <w:color w:val="000000"/>
                <w:sz w:val="24"/>
                <w:szCs w:val="24"/>
              </w:rPr>
            </w:pPr>
            <w:r w:rsidDel="00000000" w:rsidR="00000000" w:rsidRPr="00000000">
              <w:rPr>
                <w:color w:val="1f1f1f"/>
                <w:sz w:val="24"/>
                <w:szCs w:val="24"/>
                <w:rtl w:val="0"/>
              </w:rPr>
              <w:t xml:space="preserve">Nội dung chi tiết</w:t>
            </w:r>
            <w:r w:rsidDel="00000000" w:rsidR="00000000" w:rsidRPr="00000000">
              <w:rPr>
                <w:rtl w:val="0"/>
              </w:rPr>
            </w:r>
          </w:p>
        </w:tc>
      </w:tr>
      <w:tr>
        <w:trPr>
          <w:cantSplit w:val="0"/>
          <w:trHeight w:val="1208.47412109375" w:hRule="atLeast"/>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9">
            <w:pPr>
              <w:spacing w:after="240" w:before="240" w:lineRule="auto"/>
              <w:jc w:val="center"/>
              <w:rPr>
                <w:color w:val="000000"/>
                <w:sz w:val="24"/>
                <w:szCs w:val="24"/>
              </w:rPr>
            </w:pPr>
            <w:r w:rsidDel="00000000" w:rsidR="00000000" w:rsidRPr="00000000">
              <w:rPr>
                <w:color w:val="1f1f1f"/>
                <w:sz w:val="24"/>
                <w:szCs w:val="24"/>
                <w:rtl w:val="0"/>
              </w:rPr>
              <w:t xml:space="preserve">HF-01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A">
            <w:pPr>
              <w:spacing w:after="240" w:before="240" w:lineRule="auto"/>
              <w:rPr>
                <w:color w:val="000000"/>
                <w:sz w:val="24"/>
                <w:szCs w:val="24"/>
              </w:rPr>
            </w:pPr>
            <w:r w:rsidDel="00000000" w:rsidR="00000000" w:rsidRPr="00000000">
              <w:rPr>
                <w:color w:val="1f1f1f"/>
                <w:sz w:val="24"/>
                <w:szCs w:val="24"/>
                <w:rtl w:val="0"/>
              </w:rPr>
              <w:t xml:space="preserve">Định danh Tài khoản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B">
            <w:pPr>
              <w:spacing w:after="240" w:before="240" w:lineRule="auto"/>
              <w:rPr>
                <w:color w:val="000000"/>
                <w:sz w:val="24"/>
                <w:szCs w:val="24"/>
              </w:rPr>
            </w:pPr>
            <w:r w:rsidDel="00000000" w:rsidR="00000000" w:rsidRPr="00000000">
              <w:rPr>
                <w:color w:val="1f1f1f"/>
                <w:sz w:val="24"/>
                <w:szCs w:val="24"/>
                <w:rtl w:val="0"/>
              </w:rPr>
              <w:t xml:space="preserve">Số điện thoại (SĐT) khách hàng nhập tại màn hình Checkout chính là Tài khoản sử dụng dịch vụ HyperFast. Mọi thao tác kích hoạt, gia hạn sẽ gắn liền với SĐT này.</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C">
            <w:pPr>
              <w:spacing w:after="240" w:before="240" w:lineRule="auto"/>
              <w:jc w:val="center"/>
              <w:rPr>
                <w:color w:val="000000"/>
                <w:sz w:val="24"/>
                <w:szCs w:val="24"/>
              </w:rPr>
            </w:pPr>
            <w:r w:rsidDel="00000000" w:rsidR="00000000" w:rsidRPr="00000000">
              <w:rPr>
                <w:color w:val="1f1f1f"/>
                <w:sz w:val="24"/>
                <w:szCs w:val="24"/>
                <w:rtl w:val="0"/>
              </w:rPr>
              <w:t xml:space="preserve">HF-02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D">
            <w:pPr>
              <w:spacing w:after="240" w:before="240" w:lineRule="auto"/>
              <w:rPr>
                <w:color w:val="000000"/>
                <w:sz w:val="24"/>
                <w:szCs w:val="24"/>
              </w:rPr>
            </w:pPr>
            <w:r w:rsidDel="00000000" w:rsidR="00000000" w:rsidRPr="00000000">
              <w:rPr>
                <w:color w:val="1f1f1f"/>
                <w:sz w:val="24"/>
                <w:szCs w:val="24"/>
                <w:rtl w:val="0"/>
              </w:rPr>
              <w:t xml:space="preserve">Cấu hình Chu kỳ gói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E">
            <w:pPr>
              <w:spacing w:after="240" w:before="240" w:lineRule="auto"/>
              <w:rPr>
                <w:color w:val="000000"/>
                <w:sz w:val="24"/>
                <w:szCs w:val="24"/>
              </w:rPr>
            </w:pPr>
            <w:r w:rsidDel="00000000" w:rsidR="00000000" w:rsidRPr="00000000">
              <w:rPr>
                <w:color w:val="1f1f1f"/>
                <w:sz w:val="24"/>
                <w:szCs w:val="24"/>
                <w:rtl w:val="0"/>
              </w:rPr>
              <w:t xml:space="preserve">Các chu kỳ gói (1, 3, 6, 12 tháng) được khai báo từ hệ thống chính sách. Kênh bán (Website/App) sẽ tự động hiển thị các tùy chọn này dựa trên cấu hình SKU/SA hiện tại.</w:t>
            </w:r>
            <w:r w:rsidDel="00000000" w:rsidR="00000000" w:rsidRPr="00000000">
              <w:rPr>
                <w:rtl w:val="0"/>
              </w:rPr>
            </w:r>
          </w:p>
        </w:tc>
      </w:tr>
      <w:tr>
        <w:trPr>
          <w:cantSplit w:val="0"/>
          <w:tblHeader w:val="0"/>
        </w:trPr>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DF">
            <w:pPr>
              <w:spacing w:after="240" w:before="240" w:lineRule="auto"/>
              <w:jc w:val="center"/>
              <w:rPr>
                <w:color w:val="000000"/>
                <w:sz w:val="24"/>
                <w:szCs w:val="24"/>
              </w:rPr>
            </w:pPr>
            <w:r w:rsidDel="00000000" w:rsidR="00000000" w:rsidRPr="00000000">
              <w:rPr>
                <w:color w:val="1f1f1f"/>
                <w:sz w:val="24"/>
                <w:szCs w:val="24"/>
                <w:rtl w:val="0"/>
              </w:rPr>
              <w:t xml:space="preserve">HF-03</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0">
            <w:pPr>
              <w:spacing w:after="240" w:before="240" w:lineRule="auto"/>
              <w:rPr>
                <w:color w:val="000000"/>
                <w:sz w:val="24"/>
                <w:szCs w:val="24"/>
              </w:rPr>
            </w:pPr>
            <w:r w:rsidDel="00000000" w:rsidR="00000000" w:rsidRPr="00000000">
              <w:rPr>
                <w:color w:val="1f1f1f"/>
                <w:sz w:val="24"/>
                <w:szCs w:val="24"/>
                <w:rtl w:val="0"/>
              </w:rPr>
              <w:t xml:space="preserve">Kiểm tra trạng thái Gói cũ </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1">
            <w:pPr>
              <w:spacing w:after="240" w:before="240" w:lineRule="auto"/>
              <w:rPr>
                <w:color w:val="1f1f1f"/>
                <w:sz w:val="24"/>
                <w:szCs w:val="24"/>
              </w:rPr>
            </w:pPr>
            <w:r w:rsidDel="00000000" w:rsidR="00000000" w:rsidRPr="00000000">
              <w:rPr>
                <w:color w:val="1f1f1f"/>
                <w:sz w:val="24"/>
                <w:szCs w:val="24"/>
                <w:rtl w:val="0"/>
              </w:rPr>
              <w:t xml:space="preserve">Trước khi thanh toán, hệ thống thực hiện kiểm tra SĐT với Database để phân loại 3 trường hợp:</w:t>
            </w:r>
          </w:p>
          <w:p w:rsidR="00000000" w:rsidDel="00000000" w:rsidP="00000000" w:rsidRDefault="00000000" w:rsidRPr="00000000" w14:paraId="000002E2">
            <w:pPr>
              <w:spacing w:after="240" w:before="240" w:lineRule="auto"/>
              <w:rPr>
                <w:color w:val="1f1f1f"/>
                <w:sz w:val="24"/>
                <w:szCs w:val="24"/>
              </w:rPr>
            </w:pPr>
            <w:r w:rsidDel="00000000" w:rsidR="00000000" w:rsidRPr="00000000">
              <w:rPr>
                <w:color w:val="1f1f1f"/>
                <w:sz w:val="24"/>
                <w:szCs w:val="24"/>
                <w:rtl w:val="0"/>
              </w:rPr>
              <w:t xml:space="preserve">1. Đăng ký mới: Chuyển sang thanh toán.</w:t>
            </w:r>
          </w:p>
          <w:p w:rsidR="00000000" w:rsidDel="00000000" w:rsidP="00000000" w:rsidRDefault="00000000" w:rsidRPr="00000000" w14:paraId="000002E3">
            <w:pPr>
              <w:spacing w:after="240" w:before="240" w:lineRule="auto"/>
              <w:rPr>
                <w:color w:val="1f1f1f"/>
                <w:sz w:val="24"/>
                <w:szCs w:val="24"/>
              </w:rPr>
            </w:pPr>
            <w:r w:rsidDel="00000000" w:rsidR="00000000" w:rsidRPr="00000000">
              <w:rPr>
                <w:color w:val="1f1f1f"/>
                <w:sz w:val="24"/>
                <w:szCs w:val="24"/>
                <w:rtl w:val="0"/>
              </w:rPr>
              <w:t xml:space="preserve">2. Đang dùng gói tương đương: Cho phép cộng dồn thời hạn sử dụng sau ngày hết hạn hiện tại.</w:t>
            </w:r>
          </w:p>
          <w:p w:rsidR="00000000" w:rsidDel="00000000" w:rsidP="00000000" w:rsidRDefault="00000000" w:rsidRPr="00000000" w14:paraId="000002E4">
            <w:pPr>
              <w:spacing w:after="240" w:before="240" w:lineRule="auto"/>
              <w:rPr>
                <w:color w:val="000000"/>
                <w:sz w:val="24"/>
                <w:szCs w:val="24"/>
              </w:rPr>
            </w:pPr>
            <w:r w:rsidDel="00000000" w:rsidR="00000000" w:rsidRPr="00000000">
              <w:rPr>
                <w:b w:val="1"/>
                <w:bCs w:val="1"/>
                <w:color w:val="000000"/>
                <w:sz w:val="24"/>
                <w:szCs w:val="24"/>
                <w:rtl w:val="0"/>
              </w:rPr>
              <w:t xml:space="preserve">Trường hợp Cộng dồn:</w:t>
            </w:r>
            <w:r w:rsidDel="00000000" w:rsidR="00000000" w:rsidRPr="00000000">
              <w:rPr>
                <w:color w:val="000000"/>
                <w:sz w:val="24"/>
                <w:szCs w:val="24"/>
                <w:rtl w:val="0"/>
              </w:rPr>
              <w:t xml:space="preserve"> * </w:t>
            </w:r>
            <w:r w:rsidDel="00000000" w:rsidR="00000000" w:rsidRPr="00000000">
              <w:rPr>
                <w:i w:val="1"/>
                <w:iCs w:val="1"/>
                <w:color w:val="000000"/>
                <w:sz w:val="24"/>
                <w:szCs w:val="24"/>
                <w:rtl w:val="0"/>
              </w:rPr>
              <w:t xml:space="preserve">Điều kiện:</w:t>
            </w:r>
            <w:r w:rsidDel="00000000" w:rsidR="00000000" w:rsidRPr="00000000">
              <w:rPr>
                <w:color w:val="000000"/>
                <w:sz w:val="24"/>
                <w:szCs w:val="24"/>
                <w:rtl w:val="0"/>
              </w:rPr>
              <w:t xml:space="preserve"> SĐT đang có gói </w:t>
            </w:r>
            <w:r w:rsidDel="00000000" w:rsidR="00000000" w:rsidRPr="00000000">
              <w:rPr>
                <w:color w:val="000000"/>
                <w:sz w:val="24"/>
                <w:szCs w:val="24"/>
                <w:rtl w:val="0"/>
              </w:rPr>
              <w:t xml:space="preserve">HyperFast_Basic</w:t>
            </w:r>
            <w:r w:rsidDel="00000000" w:rsidR="00000000" w:rsidRPr="00000000">
              <w:rPr>
                <w:color w:val="000000"/>
                <w:sz w:val="24"/>
                <w:szCs w:val="24"/>
                <w:rtl w:val="0"/>
              </w:rPr>
              <w:t xml:space="preserve"> và mua tiếp </w:t>
            </w:r>
            <w:r w:rsidDel="00000000" w:rsidR="00000000" w:rsidRPr="00000000">
              <w:rPr>
                <w:color w:val="000000"/>
                <w:sz w:val="24"/>
                <w:szCs w:val="24"/>
                <w:rtl w:val="0"/>
              </w:rPr>
              <w:t xml:space="preserve">HyperFast_Basic</w:t>
            </w:r>
            <w:r w:rsidDel="00000000" w:rsidR="00000000" w:rsidRPr="00000000">
              <w:rPr>
                <w:color w:val="000000"/>
                <w:sz w:val="24"/>
                <w:szCs w:val="24"/>
                <w:rtl w:val="0"/>
              </w:rPr>
              <w:t xml:space="preserve">.</w:t>
            </w:r>
          </w:p>
          <w:p w:rsidR="00000000" w:rsidDel="00000000" w:rsidP="00000000" w:rsidRDefault="00000000" w:rsidRPr="00000000" w14:paraId="000002E5">
            <w:pPr>
              <w:numPr>
                <w:ilvl w:val="0"/>
                <w:numId w:val="1"/>
              </w:numPr>
              <w:spacing w:after="0" w:afterAutospacing="0" w:before="240" w:lineRule="auto"/>
              <w:ind w:left="720" w:hanging="360"/>
              <w:rPr>
                <w:color w:val="000000"/>
                <w:sz w:val="24"/>
                <w:szCs w:val="24"/>
              </w:rPr>
            </w:pPr>
            <w:r w:rsidDel="00000000" w:rsidR="00000000" w:rsidRPr="00000000">
              <w:rPr>
                <w:i w:val="1"/>
                <w:iCs w:val="1"/>
                <w:color w:val="000000"/>
                <w:sz w:val="24"/>
                <w:szCs w:val="24"/>
                <w:rtl w:val="0"/>
              </w:rPr>
              <w:t xml:space="preserve">Logic:</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Ngày_Hết_Hạn_Mới = Ngày_Hết_Hạn_Cũ + Chu_Kỳ_Mua_Mới</w:t>
            </w:r>
          </w:p>
          <w:p w:rsidR="00000000" w:rsidDel="00000000" w:rsidP="00000000" w:rsidRDefault="00000000" w:rsidRPr="00000000" w14:paraId="000002E6">
            <w:pPr>
              <w:widowControl w:val="0"/>
              <w:numPr>
                <w:ilvl w:val="0"/>
                <w:numId w:val="1"/>
              </w:numPr>
              <w:spacing w:after="0" w:line="240" w:lineRule="auto"/>
              <w:ind w:left="720" w:hanging="360"/>
              <w:rPr>
                <w:color w:val="000000"/>
                <w:sz w:val="24"/>
                <w:szCs w:val="24"/>
              </w:rPr>
            </w:pPr>
            <w:r w:rsidDel="00000000" w:rsidR="00000000" w:rsidRPr="00000000">
              <w:rPr>
                <w:b w:val="1"/>
                <w:bCs w:val="1"/>
                <w:color w:val="000000"/>
                <w:sz w:val="24"/>
                <w:szCs w:val="24"/>
                <w:rtl w:val="0"/>
              </w:rPr>
              <w:t xml:space="preserve">ĐT đã đăng ký khác loại HyperFast đăng đăng ký: </w:t>
            </w:r>
            <w:r w:rsidDel="00000000" w:rsidR="00000000" w:rsidRPr="00000000">
              <w:rPr>
                <w:color w:val="000000"/>
                <w:sz w:val="24"/>
                <w:szCs w:val="24"/>
                <w:rtl w:val="0"/>
              </w:rPr>
              <w:t xml:space="preserve">Hệ thống sẽ tính thời gian còn lại của gói cũ =&gt; và tính ra khoản tiền KH còn lại và ra được số ngày KH sử dụng gói mới. Hệ thống hiển thị popup thông báo “:Tài khoản của Quý khách đã đăng ký sử dụng dịch vụ {package cũ}, hết hạn ngày </w:t>
            </w:r>
            <w:r w:rsidDel="00000000" w:rsidR="00000000" w:rsidRPr="00000000">
              <w:rPr>
                <w:b w:val="1"/>
                <w:bCs w:val="1"/>
                <w:color w:val="000000"/>
                <w:sz w:val="24"/>
                <w:szCs w:val="24"/>
                <w:rtl w:val="0"/>
              </w:rPr>
              <w:t xml:space="preserve">(ngày/tháng/năm) </w:t>
            </w:r>
            <w:r w:rsidDel="00000000" w:rsidR="00000000" w:rsidRPr="00000000">
              <w:rPr>
                <w:color w:val="000000"/>
                <w:sz w:val="24"/>
                <w:szCs w:val="24"/>
                <w:rtl w:val="0"/>
              </w:rPr>
              <w:t xml:space="preserve">. Quý khách sẽ được thay thế bằng gói {package mới} sau khi hoàn tất thanh toán.”</w:t>
            </w:r>
          </w:p>
          <w:p w:rsidR="00000000" w:rsidDel="00000000" w:rsidP="00000000" w:rsidRDefault="00000000" w:rsidRPr="00000000" w14:paraId="000002E7">
            <w:pPr>
              <w:widowControl w:val="0"/>
              <w:numPr>
                <w:ilvl w:val="0"/>
                <w:numId w:val="30"/>
              </w:numPr>
              <w:spacing w:after="0" w:line="240" w:lineRule="auto"/>
              <w:ind w:left="1440" w:hanging="360"/>
              <w:rPr>
                <w:color w:val="000000"/>
                <w:sz w:val="24"/>
                <w:szCs w:val="24"/>
              </w:rPr>
            </w:pPr>
            <w:r w:rsidDel="00000000" w:rsidR="00000000" w:rsidRPr="00000000">
              <w:rPr>
                <w:color w:val="000000"/>
                <w:sz w:val="24"/>
                <w:szCs w:val="24"/>
                <w:rtl w:val="0"/>
              </w:rPr>
              <w:t xml:space="preserve">Button “Đồng ý”: Click Hệ thống tiếp tục call API kích hoạt dịch vụ và show màn hình trạng thái kích hoạt. Hiển thị popup “Dịch vụ HyperFast - </w:t>
            </w:r>
            <w:r w:rsidDel="00000000" w:rsidR="00000000" w:rsidRPr="00000000">
              <w:rPr>
                <w:b w:val="1"/>
                <w:bCs w:val="1"/>
                <w:color w:val="000000"/>
                <w:sz w:val="24"/>
                <w:szCs w:val="24"/>
                <w:rtl w:val="0"/>
              </w:rPr>
              <w:t xml:space="preserve">(Số tháng)</w:t>
            </w:r>
            <w:r w:rsidDel="00000000" w:rsidR="00000000" w:rsidRPr="00000000">
              <w:rPr>
                <w:color w:val="000000"/>
                <w:sz w:val="24"/>
                <w:szCs w:val="24"/>
                <w:rtl w:val="0"/>
              </w:rPr>
              <w:t xml:space="preserve"> tháng đã được kích hoạt cho tài khoản ***</w:t>
            </w:r>
            <w:r w:rsidDel="00000000" w:rsidR="00000000" w:rsidRPr="00000000">
              <w:rPr>
                <w:b w:val="1"/>
                <w:bCs w:val="1"/>
                <w:color w:val="000000"/>
                <w:sz w:val="24"/>
                <w:szCs w:val="24"/>
                <w:rtl w:val="0"/>
              </w:rPr>
              <w:t xml:space="preserve">(4 số cuối số điện thoại)</w:t>
            </w:r>
            <w:r w:rsidDel="00000000" w:rsidR="00000000" w:rsidRPr="00000000">
              <w:rPr>
                <w:color w:val="000000"/>
                <w:sz w:val="24"/>
                <w:szCs w:val="24"/>
                <w:rtl w:val="0"/>
              </w:rPr>
              <w:t xml:space="preserve">. Thời gian sử dụng từ ngày </w:t>
            </w:r>
            <w:r w:rsidDel="00000000" w:rsidR="00000000" w:rsidRPr="00000000">
              <w:rPr>
                <w:b w:val="1"/>
                <w:bCs w:val="1"/>
                <w:color w:val="000000"/>
                <w:sz w:val="24"/>
                <w:szCs w:val="24"/>
                <w:rtl w:val="0"/>
              </w:rPr>
              <w:t xml:space="preserve">(ngày/tháng/năm)</w:t>
            </w:r>
            <w:r w:rsidDel="00000000" w:rsidR="00000000" w:rsidRPr="00000000">
              <w:rPr>
                <w:color w:val="000000"/>
                <w:sz w:val="24"/>
                <w:szCs w:val="24"/>
                <w:rtl w:val="0"/>
              </w:rPr>
              <w:t xml:space="preserve"> đến </w:t>
            </w:r>
            <w:r w:rsidDel="00000000" w:rsidR="00000000" w:rsidRPr="00000000">
              <w:rPr>
                <w:b w:val="1"/>
                <w:bCs w:val="1"/>
                <w:color w:val="000000"/>
                <w:sz w:val="24"/>
                <w:szCs w:val="24"/>
                <w:rtl w:val="0"/>
              </w:rPr>
              <w:t xml:space="preserve">(ngày/tháng/năm)</w:t>
            </w:r>
            <w:r w:rsidDel="00000000" w:rsidR="00000000" w:rsidRPr="00000000">
              <w:rPr>
                <w:color w:val="000000"/>
                <w:sz w:val="24"/>
                <w:szCs w:val="24"/>
                <w:rtl w:val="0"/>
              </w:rPr>
              <w:t xml:space="preserve">.”</w:t>
            </w:r>
          </w:p>
          <w:p w:rsidR="00000000" w:rsidDel="00000000" w:rsidP="00000000" w:rsidRDefault="00000000" w:rsidRPr="00000000" w14:paraId="000002E8">
            <w:pPr>
              <w:widowControl w:val="0"/>
              <w:numPr>
                <w:ilvl w:val="0"/>
                <w:numId w:val="29"/>
              </w:numPr>
              <w:spacing w:after="0" w:line="240" w:lineRule="auto"/>
              <w:ind w:left="1440" w:hanging="360"/>
              <w:rPr>
                <w:color w:val="000000"/>
                <w:sz w:val="24"/>
                <w:szCs w:val="24"/>
              </w:rPr>
            </w:pPr>
            <w:r w:rsidDel="00000000" w:rsidR="00000000" w:rsidRPr="00000000">
              <w:rPr>
                <w:color w:val="000000"/>
                <w:sz w:val="24"/>
                <w:szCs w:val="24"/>
                <w:rtl w:val="0"/>
              </w:rPr>
              <w:t xml:space="preserve">Button “Đóng”: Click vào đóng popup.</w:t>
            </w:r>
          </w:p>
          <w:p w:rsidR="00000000" w:rsidDel="00000000" w:rsidP="00000000" w:rsidRDefault="00000000" w:rsidRPr="00000000" w14:paraId="000002E9">
            <w:pPr>
              <w:spacing w:after="240" w:before="240" w:lineRule="auto"/>
              <w:rPr>
                <w:color w:val="000000"/>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A">
            <w:pPr>
              <w:spacing w:after="240" w:before="240" w:lineRule="auto"/>
              <w:jc w:val="center"/>
              <w:rPr>
                <w:color w:val="000000"/>
                <w:sz w:val="24"/>
                <w:szCs w:val="24"/>
              </w:rPr>
            </w:pPr>
            <w:r w:rsidDel="00000000" w:rsidR="00000000" w:rsidRPr="00000000">
              <w:rPr>
                <w:color w:val="1f1f1f"/>
                <w:sz w:val="24"/>
                <w:szCs w:val="24"/>
                <w:rtl w:val="0"/>
              </w:rPr>
              <w:t xml:space="preserve">HF-04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B">
            <w:pPr>
              <w:spacing w:after="240" w:before="240" w:lineRule="auto"/>
              <w:rPr>
                <w:color w:val="000000"/>
                <w:sz w:val="24"/>
                <w:szCs w:val="24"/>
              </w:rPr>
            </w:pPr>
            <w:r w:rsidDel="00000000" w:rsidR="00000000" w:rsidRPr="00000000">
              <w:rPr>
                <w:color w:val="1f1f1f"/>
                <w:sz w:val="24"/>
                <w:szCs w:val="24"/>
                <w:rtl w:val="0"/>
              </w:rPr>
              <w:t xml:space="preserve">Cảnh báo chuyển đổi/gia hạn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C">
            <w:pPr>
              <w:spacing w:after="240" w:before="240" w:lineRule="auto"/>
              <w:rPr>
                <w:color w:val="000000"/>
                <w:sz w:val="24"/>
                <w:szCs w:val="24"/>
              </w:rPr>
            </w:pPr>
            <w:r w:rsidDel="00000000" w:rsidR="00000000" w:rsidRPr="00000000">
              <w:rPr>
                <w:color w:val="1f1f1f"/>
                <w:sz w:val="24"/>
                <w:szCs w:val="24"/>
                <w:rtl w:val="0"/>
              </w:rPr>
              <w:t xml:space="preserve">Hệ thống bắt buộc hiển thị Popup thông báo cụ thể về việc Cộng dồn hoặc Thay thế gói cước (kèm ngày hết hạn dự kiến) để khách hàng xác nhận trước khi gọi API cổng thanh toán.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D">
            <w:pPr>
              <w:spacing w:after="240" w:before="240" w:lineRule="auto"/>
              <w:jc w:val="center"/>
              <w:rPr>
                <w:color w:val="000000"/>
                <w:sz w:val="24"/>
                <w:szCs w:val="24"/>
              </w:rPr>
            </w:pPr>
            <w:r w:rsidDel="00000000" w:rsidR="00000000" w:rsidRPr="00000000">
              <w:rPr>
                <w:color w:val="1f1f1f"/>
                <w:sz w:val="24"/>
                <w:szCs w:val="24"/>
                <w:rtl w:val="0"/>
              </w:rPr>
              <w:t xml:space="preserve">HF-05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E">
            <w:pPr>
              <w:spacing w:after="240" w:before="240" w:lineRule="auto"/>
              <w:rPr>
                <w:color w:val="000000"/>
                <w:sz w:val="24"/>
                <w:szCs w:val="24"/>
              </w:rPr>
            </w:pPr>
            <w:r w:rsidDel="00000000" w:rsidR="00000000" w:rsidRPr="00000000">
              <w:rPr>
                <w:color w:val="1f1f1f"/>
                <w:sz w:val="24"/>
                <w:szCs w:val="24"/>
                <w:rtl w:val="0"/>
              </w:rPr>
              <w:t xml:space="preserve">Kích hoạt tự động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EF">
            <w:pPr>
              <w:spacing w:after="240" w:before="240" w:lineRule="auto"/>
              <w:rPr>
                <w:color w:val="000000"/>
                <w:sz w:val="24"/>
                <w:szCs w:val="24"/>
              </w:rPr>
            </w:pPr>
            <w:r w:rsidDel="00000000" w:rsidR="00000000" w:rsidRPr="00000000">
              <w:rPr>
                <w:color w:val="1f1f1f"/>
                <w:sz w:val="24"/>
                <w:szCs w:val="24"/>
                <w:rtl w:val="0"/>
              </w:rPr>
              <w:t xml:space="preserve">Sau khi nhận callback "Thanh toán thành công", hệ thống tự động thực hiện lệnh kích hoạt dịch vụ cho SĐT khách hàng mà không cần khách hàng nhấn nút "Kích hoạt" thủ công.</w:t>
            </w:r>
            <w:r w:rsidDel="00000000" w:rsidR="00000000" w:rsidRPr="00000000">
              <w:rPr>
                <w:rtl w:val="0"/>
              </w:rPr>
            </w:r>
          </w:p>
        </w:tc>
      </w:tr>
      <w:tr>
        <w:trPr>
          <w:cantSplit w:val="0"/>
          <w:trHeight w:val="1551.298828125" w:hRule="atLeast"/>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0">
            <w:pPr>
              <w:spacing w:after="240" w:before="240" w:lineRule="auto"/>
              <w:jc w:val="center"/>
              <w:rPr>
                <w:color w:val="000000"/>
                <w:sz w:val="24"/>
                <w:szCs w:val="24"/>
              </w:rPr>
            </w:pPr>
            <w:r w:rsidDel="00000000" w:rsidR="00000000" w:rsidRPr="00000000">
              <w:rPr>
                <w:color w:val="1f1f1f"/>
                <w:sz w:val="24"/>
                <w:szCs w:val="24"/>
                <w:rtl w:val="0"/>
              </w:rPr>
              <w:t xml:space="preserve">HF-06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1">
            <w:pPr>
              <w:spacing w:after="240" w:before="240" w:lineRule="auto"/>
              <w:rPr>
                <w:color w:val="000000"/>
                <w:sz w:val="24"/>
                <w:szCs w:val="24"/>
              </w:rPr>
            </w:pPr>
            <w:r w:rsidDel="00000000" w:rsidR="00000000" w:rsidRPr="00000000">
              <w:rPr>
                <w:color w:val="1f1f1f"/>
                <w:sz w:val="24"/>
                <w:szCs w:val="24"/>
                <w:rtl w:val="0"/>
              </w:rPr>
              <w:t xml:space="preserve">Ràng buộc Duy trì phiên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2">
            <w:pPr>
              <w:spacing w:after="240" w:before="240" w:lineRule="auto"/>
              <w:rPr>
                <w:color w:val="000000"/>
                <w:sz w:val="24"/>
                <w:szCs w:val="24"/>
              </w:rPr>
            </w:pPr>
            <w:r w:rsidDel="00000000" w:rsidR="00000000" w:rsidRPr="00000000">
              <w:rPr>
                <w:color w:val="1f1f1f"/>
                <w:sz w:val="24"/>
                <w:szCs w:val="24"/>
                <w:rtl w:val="0"/>
              </w:rPr>
              <w:t xml:space="preserve">Trong quá trình hệ thống đang xử lý kích hoạt (Pending), giao diện phải khóa màn hình (Overlay) và hiển thị cảnh báo "Không tắt màn hình" để tránh mất dữ liệu phản hồi từ Gateway.</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3">
            <w:pPr>
              <w:spacing w:after="240" w:before="240" w:lineRule="auto"/>
              <w:jc w:val="center"/>
              <w:rPr>
                <w:color w:val="000000"/>
                <w:sz w:val="24"/>
                <w:szCs w:val="24"/>
              </w:rPr>
            </w:pPr>
            <w:r w:rsidDel="00000000" w:rsidR="00000000" w:rsidRPr="00000000">
              <w:rPr>
                <w:color w:val="1f1f1f"/>
                <w:sz w:val="24"/>
                <w:szCs w:val="24"/>
                <w:rtl w:val="0"/>
              </w:rPr>
              <w:t xml:space="preserve">HF-07</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4">
            <w:pPr>
              <w:spacing w:after="240" w:before="240" w:lineRule="auto"/>
              <w:rPr>
                <w:color w:val="000000"/>
                <w:sz w:val="24"/>
                <w:szCs w:val="24"/>
              </w:rPr>
            </w:pPr>
            <w:r w:rsidDel="00000000" w:rsidR="00000000" w:rsidRPr="00000000">
              <w:rPr>
                <w:color w:val="1f1f1f"/>
                <w:sz w:val="24"/>
                <w:szCs w:val="24"/>
                <w:rtl w:val="0"/>
              </w:rPr>
              <w:t xml:space="preserve">Xử lý lỗi Kích hoạt </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2F5">
            <w:pPr>
              <w:spacing w:after="240" w:before="240" w:lineRule="auto"/>
              <w:rPr>
                <w:color w:val="000000"/>
                <w:sz w:val="24"/>
                <w:szCs w:val="24"/>
              </w:rPr>
            </w:pPr>
            <w:r w:rsidDel="00000000" w:rsidR="00000000" w:rsidRPr="00000000">
              <w:rPr>
                <w:color w:val="1f1f1f"/>
                <w:sz w:val="24"/>
                <w:szCs w:val="24"/>
                <w:rtl w:val="0"/>
              </w:rPr>
              <w:t xml:space="preserve">Nếu thanh toán thành công nhưng kích hoạt thất bại (Fail/Timeout): Hệ thống không được hoàn tiền tự động ngay lập tức mà phải hướng dẫn khách hàng liên hệ tổng đài 1900 6600 để hỗ trợ kích hoạt bù (Manual Provisioning).</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6">
            <w:pPr>
              <w:spacing w:after="240" w:before="240" w:lineRule="auto"/>
              <w:jc w:val="center"/>
              <w:rPr>
                <w:color w:val="000000"/>
                <w:sz w:val="24"/>
                <w:szCs w:val="24"/>
              </w:rPr>
            </w:pPr>
            <w:r w:rsidDel="00000000" w:rsidR="00000000" w:rsidRPr="00000000">
              <w:rPr>
                <w:color w:val="1f1f1f"/>
                <w:sz w:val="24"/>
                <w:szCs w:val="24"/>
                <w:rtl w:val="0"/>
              </w:rPr>
              <w:t xml:space="preserve">HF-08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7">
            <w:pPr>
              <w:spacing w:after="240" w:before="240" w:lineRule="auto"/>
              <w:rPr>
                <w:color w:val="000000"/>
                <w:sz w:val="24"/>
                <w:szCs w:val="24"/>
              </w:rPr>
            </w:pPr>
            <w:r w:rsidDel="00000000" w:rsidR="00000000" w:rsidRPr="00000000">
              <w:rPr>
                <w:color w:val="1f1f1f"/>
                <w:sz w:val="24"/>
                <w:szCs w:val="24"/>
                <w:rtl w:val="0"/>
              </w:rPr>
              <w:t xml:space="preserve">Giới hạn Thiết bị tải App (PC Only)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8">
            <w:pPr>
              <w:spacing w:after="240" w:before="240" w:lineRule="auto"/>
              <w:rPr>
                <w:color w:val="1f1f1f"/>
                <w:sz w:val="24"/>
                <w:szCs w:val="24"/>
              </w:rPr>
            </w:pPr>
            <w:r w:rsidDel="00000000" w:rsidR="00000000" w:rsidRPr="00000000">
              <w:rPr>
                <w:color w:val="1f1f1f"/>
                <w:sz w:val="24"/>
                <w:szCs w:val="24"/>
                <w:rtl w:val="0"/>
              </w:rPr>
              <w:t xml:space="preserve">Ứng dụng HyperFast chỉ hỗ trợ hệ điều hành Windows. Hệ thống phải xác định User-Agent của thiết bị:</w:t>
            </w:r>
          </w:p>
          <w:p w:rsidR="00000000" w:rsidDel="00000000" w:rsidP="00000000" w:rsidRDefault="00000000" w:rsidRPr="00000000" w14:paraId="000002F9">
            <w:pPr>
              <w:numPr>
                <w:ilvl w:val="0"/>
                <w:numId w:val="14"/>
              </w:numP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Nếu là Windows: Cho phép tải file .exe.</w:t>
            </w:r>
          </w:p>
          <w:p w:rsidR="00000000" w:rsidDel="00000000" w:rsidP="00000000" w:rsidRDefault="00000000" w:rsidRPr="00000000" w14:paraId="000002FA">
            <w:pPr>
              <w:numPr>
                <w:ilvl w:val="0"/>
                <w:numId w:val="14"/>
              </w:numP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Nếu không phải Windows (Mobile, MacOS, Linux): Chặn tải và hiển thị thông báo hướng dẫn.</w:t>
            </w:r>
            <w:r w:rsidDel="00000000" w:rsidR="00000000" w:rsidRPr="00000000">
              <w:rPr>
                <w:rtl w:val="0"/>
              </w:rPr>
            </w:r>
          </w:p>
        </w:tc>
      </w:tr>
    </w:tbl>
    <w:p w:rsidR="00000000" w:rsidDel="00000000" w:rsidP="00000000" w:rsidRDefault="00000000" w:rsidRPr="00000000" w14:paraId="000002FB">
      <w:pPr>
        <w:spacing w:after="240" w:before="240" w:lineRule="auto"/>
        <w:rPr>
          <w:b w:val="1"/>
          <w:bCs w:val="1"/>
          <w:color w:val="000000"/>
        </w:rPr>
      </w:pPr>
      <w:r w:rsidDel="00000000" w:rsidR="00000000" w:rsidRPr="00000000">
        <w:rPr>
          <w:b w:val="1"/>
          <w:bCs w:val="1"/>
          <w:color w:val="000000"/>
          <w:rtl w:val="0"/>
        </w:rPr>
        <w:t xml:space="preserve">3. Mô tả màn hình </w:t>
      </w:r>
    </w:p>
    <w:tbl>
      <w:tblPr>
        <w:tblStyle w:val="Table15"/>
        <w:tblW w:w="100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20"/>
        <w:gridCol w:w="1350"/>
        <w:gridCol w:w="2220"/>
        <w:gridCol w:w="3555"/>
        <w:tblGridChange w:id="0">
          <w:tblGrid>
            <w:gridCol w:w="1605"/>
            <w:gridCol w:w="1320"/>
            <w:gridCol w:w="1350"/>
            <w:gridCol w:w="2220"/>
            <w:gridCol w:w="35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2FC">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2FD">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2FE">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Ràng buộc dữ liệu</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2FF">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300">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Thao tác người dùng &amp; Hành vi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1">
            <w:pPr>
              <w:widowControl w:val="0"/>
              <w:spacing w:after="0" w:line="240" w:lineRule="auto"/>
              <w:rPr>
                <w:color w:val="000000"/>
                <w:sz w:val="24"/>
                <w:szCs w:val="24"/>
              </w:rPr>
            </w:pPr>
            <w:r w:rsidDel="00000000" w:rsidR="00000000" w:rsidRPr="00000000">
              <w:rPr>
                <w:color w:val="000000"/>
                <w:sz w:val="24"/>
                <w:szCs w:val="24"/>
                <w:rtl w:val="0"/>
              </w:rPr>
              <w:t xml:space="preserve">Sản phẩm dịch vụ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2">
            <w:pPr>
              <w:widowControl w:val="0"/>
              <w:spacing w:after="0" w:line="240" w:lineRule="auto"/>
              <w:rPr>
                <w:color w:val="000000"/>
                <w:sz w:val="24"/>
                <w:szCs w:val="24"/>
              </w:rPr>
            </w:pPr>
            <w:r w:rsidDel="00000000" w:rsidR="00000000" w:rsidRPr="00000000">
              <w:rPr>
                <w:color w:val="000000"/>
                <w:sz w:val="24"/>
                <w:szCs w:val="24"/>
                <w:rtl w:val="0"/>
              </w:rPr>
              <w:t xml:space="preserve">Image + Text</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3">
            <w:pPr>
              <w:widowControl w:val="0"/>
              <w:spacing w:after="0" w:line="240" w:lineRule="auto"/>
              <w:rPr>
                <w:color w:val="000000"/>
                <w:sz w:val="24"/>
                <w:szCs w:val="24"/>
              </w:rPr>
            </w:pPr>
            <w:r w:rsidDel="00000000" w:rsidR="00000000" w:rsidRPr="00000000">
              <w:rPr>
                <w:color w:val="000000"/>
                <w:sz w:val="24"/>
                <w:szCs w:val="24"/>
                <w:rtl w:val="0"/>
              </w:rPr>
              <w:t xml:space="preserve">Read-only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4">
            <w:pPr>
              <w:widowControl w:val="0"/>
              <w:spacing w:after="0" w:line="240" w:lineRule="auto"/>
              <w:rPr>
                <w:color w:val="000000"/>
                <w:sz w:val="24"/>
                <w:szCs w:val="24"/>
              </w:rPr>
            </w:pPr>
            <w:r w:rsidDel="00000000" w:rsidR="00000000" w:rsidRPr="00000000">
              <w:rPr>
                <w:color w:val="000000"/>
                <w:sz w:val="24"/>
                <w:szCs w:val="24"/>
                <w:rtl w:val="0"/>
              </w:rPr>
              <w:t xml:space="preserve">Hiển thị SKU tương ứng với lựa chọn ban đầu (Ví dụ: HyperFast - 3 tháng).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5">
            <w:pPr>
              <w:widowControl w:val="0"/>
              <w:spacing w:after="0" w:line="240" w:lineRule="auto"/>
              <w:rPr>
                <w:color w:val="000000"/>
                <w:sz w:val="24"/>
                <w:szCs w:val="24"/>
              </w:rPr>
            </w:pPr>
            <w:r w:rsidDel="00000000" w:rsidR="00000000" w:rsidRPr="00000000">
              <w:rPr>
                <w:color w:val="000000"/>
                <w:sz w:val="24"/>
                <w:szCs w:val="24"/>
                <w:rtl w:val="0"/>
              </w:rPr>
              <w:t xml:space="preserve">Hệ thống: Hiển thị Tên gói, Chu kỳ, Đơn giá.</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6">
            <w:pPr>
              <w:widowControl w:val="0"/>
              <w:spacing w:after="0" w:line="240" w:lineRule="auto"/>
              <w:rPr>
                <w:color w:val="000000"/>
                <w:sz w:val="24"/>
                <w:szCs w:val="24"/>
              </w:rPr>
            </w:pPr>
            <w:r w:rsidDel="00000000" w:rsidR="00000000" w:rsidRPr="00000000">
              <w:rPr>
                <w:color w:val="000000"/>
                <w:sz w:val="24"/>
                <w:szCs w:val="24"/>
                <w:rtl w:val="0"/>
              </w:rPr>
              <w:t xml:space="preserve">Số điện thoại</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7">
            <w:pPr>
              <w:widowControl w:val="0"/>
              <w:spacing w:after="0" w:line="240" w:lineRule="auto"/>
              <w:rPr>
                <w:color w:val="000000"/>
                <w:sz w:val="24"/>
                <w:szCs w:val="24"/>
              </w:rPr>
            </w:pPr>
            <w:r w:rsidDel="00000000" w:rsidR="00000000" w:rsidRPr="00000000">
              <w:rPr>
                <w:color w:val="000000"/>
                <w:sz w:val="24"/>
                <w:szCs w:val="24"/>
                <w:rtl w:val="0"/>
              </w:rPr>
              <w:t xml:space="preserve">Number</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8">
            <w:pPr>
              <w:widowControl w:val="0"/>
              <w:spacing w:after="0" w:line="240" w:lineRule="auto"/>
              <w:rPr>
                <w:color w:val="000000"/>
                <w:sz w:val="24"/>
                <w:szCs w:val="24"/>
              </w:rPr>
            </w:pPr>
            <w:r w:rsidDel="00000000" w:rsidR="00000000" w:rsidRPr="00000000">
              <w:rPr>
                <w:color w:val="000000"/>
                <w:sz w:val="24"/>
                <w:szCs w:val="24"/>
                <w:rtl w:val="0"/>
              </w:rPr>
              <w:t xml:space="preserve">10 chữ số, Bắt buộc.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9">
            <w:pPr>
              <w:widowControl w:val="0"/>
              <w:spacing w:after="0" w:line="240" w:lineRule="auto"/>
              <w:rPr>
                <w:color w:val="000000"/>
                <w:sz w:val="24"/>
                <w:szCs w:val="24"/>
              </w:rPr>
            </w:pPr>
            <w:r w:rsidDel="00000000" w:rsidR="00000000" w:rsidRPr="00000000">
              <w:rPr>
                <w:color w:val="000000"/>
                <w:sz w:val="24"/>
                <w:szCs w:val="24"/>
                <w:rtl w:val="0"/>
              </w:rPr>
              <w:t xml:space="preserve">SĐT này chính là tài khoản dùng dịch vụ.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A">
            <w:pPr>
              <w:widowControl w:val="0"/>
              <w:spacing w:after="0" w:line="240" w:lineRule="auto"/>
              <w:rPr>
                <w:color w:val="000000"/>
                <w:sz w:val="24"/>
                <w:szCs w:val="24"/>
              </w:rPr>
            </w:pPr>
            <w:r w:rsidDel="00000000" w:rsidR="00000000" w:rsidRPr="00000000">
              <w:rPr>
                <w:color w:val="000000"/>
                <w:sz w:val="24"/>
                <w:szCs w:val="24"/>
                <w:rtl w:val="0"/>
              </w:rPr>
              <w:t xml:space="preserve">Người dùng: Nhập SĐT.</w:t>
            </w:r>
          </w:p>
          <w:p w:rsidR="00000000" w:rsidDel="00000000" w:rsidP="00000000" w:rsidRDefault="00000000" w:rsidRPr="00000000" w14:paraId="0000030B">
            <w:pPr>
              <w:widowControl w:val="0"/>
              <w:spacing w:after="0" w:line="240" w:lineRule="auto"/>
              <w:rPr>
                <w:color w:val="000000"/>
                <w:sz w:val="24"/>
                <w:szCs w:val="24"/>
              </w:rPr>
            </w:pPr>
            <w:r w:rsidDel="00000000" w:rsidR="00000000" w:rsidRPr="00000000">
              <w:rPr>
                <w:color w:val="000000"/>
                <w:sz w:val="24"/>
                <w:szCs w:val="24"/>
                <w:rtl w:val="0"/>
              </w:rPr>
              <w:t xml:space="preserve">Hệ thống: Validate đầu số nhà mạng Việt Nam.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C">
            <w:pPr>
              <w:widowControl w:val="0"/>
              <w:spacing w:after="0" w:line="240" w:lineRule="auto"/>
              <w:rPr>
                <w:color w:val="000000"/>
                <w:sz w:val="24"/>
                <w:szCs w:val="24"/>
              </w:rPr>
            </w:pPr>
            <w:r w:rsidDel="00000000" w:rsidR="00000000" w:rsidRPr="00000000">
              <w:rPr>
                <w:color w:val="000000"/>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D">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E">
            <w:pPr>
              <w:widowControl w:val="0"/>
              <w:spacing w:after="0" w:line="240" w:lineRule="auto"/>
              <w:rPr>
                <w:color w:val="000000"/>
                <w:sz w:val="24"/>
                <w:szCs w:val="24"/>
              </w:rPr>
            </w:pPr>
            <w:r w:rsidDel="00000000" w:rsidR="00000000" w:rsidRPr="00000000">
              <w:rPr>
                <w:color w:val="000000"/>
                <w:sz w:val="24"/>
                <w:szCs w:val="24"/>
                <w:rtl w:val="0"/>
              </w:rPr>
              <w:t xml:space="preserve">Định dạng Email, Bắt buộc.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0F">
            <w:pPr>
              <w:widowControl w:val="0"/>
              <w:spacing w:after="0" w:line="240" w:lineRule="auto"/>
              <w:rPr>
                <w:color w:val="000000"/>
                <w:sz w:val="24"/>
                <w:szCs w:val="24"/>
              </w:rPr>
            </w:pPr>
            <w:r w:rsidDel="00000000" w:rsidR="00000000" w:rsidRPr="00000000">
              <w:rPr>
                <w:color w:val="000000"/>
                <w:sz w:val="24"/>
                <w:szCs w:val="24"/>
                <w:rtl w:val="0"/>
              </w:rPr>
              <w:t xml:space="preserve">Dùng để gửi hóa đơn điện tử và thông báo dịch vụ.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0">
            <w:pPr>
              <w:widowControl w:val="0"/>
              <w:spacing w:after="0" w:line="240" w:lineRule="auto"/>
              <w:rPr>
                <w:color w:val="000000"/>
                <w:sz w:val="24"/>
                <w:szCs w:val="24"/>
              </w:rPr>
            </w:pPr>
            <w:r w:rsidDel="00000000" w:rsidR="00000000" w:rsidRPr="00000000">
              <w:rPr>
                <w:color w:val="000000"/>
                <w:sz w:val="24"/>
                <w:szCs w:val="24"/>
                <w:rtl w:val="0"/>
              </w:rPr>
              <w:t xml:space="preserve">Người dùng: Nhập Email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1">
            <w:pPr>
              <w:widowControl w:val="0"/>
              <w:spacing w:after="0" w:line="240" w:lineRule="auto"/>
              <w:rPr>
                <w:color w:val="000000"/>
                <w:sz w:val="24"/>
                <w:szCs w:val="24"/>
              </w:rPr>
            </w:pPr>
            <w:r w:rsidDel="00000000" w:rsidR="00000000" w:rsidRPr="00000000">
              <w:rPr>
                <w:color w:val="000000"/>
                <w:sz w:val="24"/>
                <w:szCs w:val="24"/>
                <w:rtl w:val="0"/>
              </w:rPr>
              <w:t xml:space="preserve">Mã khuyến mãi</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2">
            <w:pPr>
              <w:widowControl w:val="0"/>
              <w:spacing w:after="0" w:line="240" w:lineRule="auto"/>
              <w:rPr>
                <w:color w:val="000000"/>
                <w:sz w:val="24"/>
                <w:szCs w:val="24"/>
              </w:rPr>
            </w:pPr>
            <w:r w:rsidDel="00000000" w:rsidR="00000000" w:rsidRPr="00000000">
              <w:rPr>
                <w:color w:val="000000"/>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3">
            <w:pPr>
              <w:widowControl w:val="0"/>
              <w:spacing w:after="0" w:line="240" w:lineRule="auto"/>
              <w:rPr>
                <w:color w:val="000000"/>
                <w:sz w:val="24"/>
                <w:szCs w:val="24"/>
              </w:rPr>
            </w:pPr>
            <w:r w:rsidDel="00000000" w:rsidR="00000000" w:rsidRPr="00000000">
              <w:rPr>
                <w:color w:val="000000"/>
                <w:sz w:val="24"/>
                <w:szCs w:val="24"/>
                <w:rtl w:val="0"/>
              </w:rPr>
              <w:t xml:space="preserve">Theo định dạng voucher.</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4">
            <w:pPr>
              <w:widowControl w:val="0"/>
              <w:spacing w:after="0" w:line="240" w:lineRule="auto"/>
              <w:rPr>
                <w:color w:val="000000"/>
                <w:sz w:val="24"/>
                <w:szCs w:val="24"/>
              </w:rPr>
            </w:pPr>
            <w:r w:rsidDel="00000000" w:rsidR="00000000" w:rsidRPr="00000000">
              <w:rPr>
                <w:color w:val="000000"/>
                <w:sz w:val="24"/>
                <w:szCs w:val="24"/>
                <w:rtl w:val="0"/>
              </w:rPr>
              <w:t xml:space="preserve">Chỉ áp dụng nếu hệ thống có chương trình.</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5">
            <w:pPr>
              <w:widowControl w:val="0"/>
              <w:spacing w:after="0" w:line="240" w:lineRule="auto"/>
              <w:rPr>
                <w:color w:val="000000"/>
                <w:sz w:val="24"/>
                <w:szCs w:val="24"/>
              </w:rPr>
            </w:pPr>
            <w:r w:rsidDel="00000000" w:rsidR="00000000" w:rsidRPr="00000000">
              <w:rPr>
                <w:color w:val="000000"/>
                <w:sz w:val="24"/>
                <w:szCs w:val="24"/>
                <w:rtl w:val="0"/>
              </w:rPr>
              <w:t xml:space="preserve">Người dùng: Nhập mã -&gt; Click "Áp dụng".</w:t>
            </w:r>
          </w:p>
          <w:p w:rsidR="00000000" w:rsidDel="00000000" w:rsidP="00000000" w:rsidRDefault="00000000" w:rsidRPr="00000000" w14:paraId="00000316">
            <w:pPr>
              <w:widowControl w:val="0"/>
              <w:spacing w:after="0" w:line="240" w:lineRule="auto"/>
              <w:rPr>
                <w:color w:val="000000"/>
                <w:sz w:val="24"/>
                <w:szCs w:val="24"/>
              </w:rPr>
            </w:pPr>
            <w:r w:rsidDel="00000000" w:rsidR="00000000" w:rsidRPr="00000000">
              <w:rPr>
                <w:color w:val="000000"/>
                <w:sz w:val="24"/>
                <w:szCs w:val="24"/>
                <w:rtl w:val="0"/>
              </w:rPr>
              <w:t xml:space="preserve">Hệ thống: Kiểm tra tính hợp lệ và trừ tiền vào "Cần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7">
            <w:pPr>
              <w:widowControl w:val="0"/>
              <w:spacing w:after="0" w:line="240" w:lineRule="auto"/>
              <w:rPr>
                <w:color w:val="000000"/>
                <w:sz w:val="24"/>
                <w:szCs w:val="24"/>
              </w:rPr>
            </w:pPr>
            <w:r w:rsidDel="00000000" w:rsidR="00000000" w:rsidRPr="00000000">
              <w:rPr>
                <w:color w:val="000000"/>
                <w:sz w:val="24"/>
                <w:szCs w:val="24"/>
                <w:rtl w:val="0"/>
              </w:rPr>
              <w:t xml:space="preserve">Phương thức thanh toán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8">
            <w:pPr>
              <w:widowControl w:val="0"/>
              <w:spacing w:after="0" w:line="240" w:lineRule="auto"/>
              <w:rPr>
                <w:color w:val="000000"/>
                <w:sz w:val="24"/>
                <w:szCs w:val="24"/>
              </w:rPr>
            </w:pPr>
            <w:r w:rsidDel="00000000" w:rsidR="00000000" w:rsidRPr="00000000">
              <w:rPr>
                <w:color w:val="000000"/>
                <w:sz w:val="24"/>
                <w:szCs w:val="24"/>
                <w:rtl w:val="0"/>
              </w:rPr>
              <w:t xml:space="preserve">Radio Button/List</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9">
            <w:pPr>
              <w:widowControl w:val="0"/>
              <w:spacing w:after="0" w:line="240" w:lineRule="auto"/>
              <w:rPr>
                <w:color w:val="000000"/>
                <w:sz w:val="24"/>
                <w:szCs w:val="24"/>
              </w:rPr>
            </w:pPr>
            <w:r w:rsidDel="00000000" w:rsidR="00000000" w:rsidRPr="00000000">
              <w:rPr>
                <w:color w:val="000000"/>
                <w:sz w:val="24"/>
                <w:szCs w:val="24"/>
                <w:rtl w:val="0"/>
              </w:rPr>
              <w:t xml:space="preserve">Bắt buộc chọn 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A">
            <w:pPr>
              <w:widowControl w:val="0"/>
              <w:spacing w:after="0" w:line="240" w:lineRule="auto"/>
              <w:rPr>
                <w:color w:val="000000"/>
                <w:sz w:val="24"/>
                <w:szCs w:val="24"/>
              </w:rPr>
            </w:pPr>
            <w:r w:rsidDel="00000000" w:rsidR="00000000" w:rsidRPr="00000000">
              <w:rPr>
                <w:color w:val="000000"/>
                <w:sz w:val="24"/>
                <w:szCs w:val="24"/>
                <w:rtl w:val="0"/>
              </w:rPr>
              <w:t xml:space="preserve">Danh sách PTTT (VietQR, MoMo, Thẻ quốc tế...) được cấu hình động từ Backend.</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B">
            <w:pPr>
              <w:widowControl w:val="0"/>
              <w:spacing w:after="0" w:line="240" w:lineRule="auto"/>
              <w:rPr>
                <w:color w:val="000000"/>
                <w:sz w:val="24"/>
                <w:szCs w:val="24"/>
              </w:rPr>
            </w:pPr>
            <w:r w:rsidDel="00000000" w:rsidR="00000000" w:rsidRPr="00000000">
              <w:rPr>
                <w:color w:val="000000"/>
                <w:sz w:val="24"/>
                <w:szCs w:val="24"/>
                <w:rtl w:val="0"/>
              </w:rPr>
              <w:t xml:space="preserve">Người dùng: Click chọn 1 PTTT.</w:t>
            </w:r>
          </w:p>
          <w:p w:rsidR="00000000" w:rsidDel="00000000" w:rsidP="00000000" w:rsidRDefault="00000000" w:rsidRPr="00000000" w14:paraId="0000031C">
            <w:pPr>
              <w:widowControl w:val="0"/>
              <w:spacing w:after="0" w:line="240" w:lineRule="auto"/>
              <w:rPr>
                <w:color w:val="000000"/>
                <w:sz w:val="24"/>
                <w:szCs w:val="24"/>
              </w:rPr>
            </w:pPr>
            <w:r w:rsidDel="00000000" w:rsidR="00000000" w:rsidRPr="00000000">
              <w:rPr>
                <w:color w:val="000000"/>
                <w:sz w:val="24"/>
                <w:szCs w:val="24"/>
                <w:rtl w:val="0"/>
              </w:rPr>
              <w:t xml:space="preserve">Hệ thống: Highlight phương thức được chọn và hiển thị các ưu đãi liên quan (nếu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D">
            <w:pPr>
              <w:widowControl w:val="0"/>
              <w:spacing w:after="0" w:line="240" w:lineRule="auto"/>
              <w:rPr>
                <w:color w:val="000000"/>
                <w:sz w:val="24"/>
                <w:szCs w:val="24"/>
              </w:rPr>
            </w:pPr>
            <w:r w:rsidDel="00000000" w:rsidR="00000000" w:rsidRPr="00000000">
              <w:rPr>
                <w:color w:val="000000"/>
                <w:sz w:val="24"/>
                <w:szCs w:val="24"/>
                <w:rtl w:val="0"/>
              </w:rPr>
              <w:t xml:space="preserve">Nút "Thanh toán"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E">
            <w:pPr>
              <w:widowControl w:val="0"/>
              <w:spacing w:after="0" w:line="240"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F">
            <w:pPr>
              <w:widowControl w:val="0"/>
              <w:spacing w:after="0" w:line="240" w:lineRule="auto"/>
              <w:rPr>
                <w:color w:val="000000"/>
                <w:sz w:val="24"/>
                <w:szCs w:val="24"/>
              </w:rPr>
            </w:pPr>
            <w:r w:rsidDel="00000000" w:rsidR="00000000" w:rsidRPr="00000000">
              <w:rPr>
                <w:color w:val="000000"/>
                <w:sz w:val="24"/>
                <w:szCs w:val="24"/>
                <w:rtl w:val="0"/>
              </w:rPr>
              <w:t xml:space="preserve">Kích hoạt khi điền đủ field bắt buộc.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0">
            <w:pPr>
              <w:widowControl w:val="0"/>
              <w:spacing w:after="0" w:line="240" w:lineRule="auto"/>
              <w:rPr>
                <w:color w:val="000000"/>
                <w:sz w:val="24"/>
                <w:szCs w:val="24"/>
              </w:rPr>
            </w:pPr>
            <w:r w:rsidDel="00000000" w:rsidR="00000000" w:rsidRPr="00000000">
              <w:rPr>
                <w:color w:val="000000"/>
                <w:sz w:val="24"/>
                <w:szCs w:val="24"/>
                <w:rtl w:val="0"/>
              </w:rPr>
              <w:t xml:space="preserve">Trigger check trạng thái gói cước hiện tại của SĐT.</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1">
            <w:pPr>
              <w:widowControl w:val="0"/>
              <w:spacing w:after="0" w:line="240" w:lineRule="auto"/>
              <w:rPr>
                <w:color w:val="000000"/>
                <w:sz w:val="24"/>
                <w:szCs w:val="24"/>
              </w:rPr>
            </w:pPr>
            <w:r w:rsidDel="00000000" w:rsidR="00000000" w:rsidRPr="00000000">
              <w:rPr>
                <w:color w:val="000000"/>
                <w:sz w:val="24"/>
                <w:szCs w:val="24"/>
                <w:rtl w:val="0"/>
              </w:rPr>
              <w:t xml:space="preserve">Người dùng: Click Thanh toán.</w:t>
            </w:r>
          </w:p>
          <w:p w:rsidR="00000000" w:rsidDel="00000000" w:rsidP="00000000" w:rsidRDefault="00000000" w:rsidRPr="00000000" w14:paraId="00000322">
            <w:pPr>
              <w:widowControl w:val="0"/>
              <w:spacing w:after="0" w:line="240" w:lineRule="auto"/>
              <w:rPr>
                <w:color w:val="000000"/>
                <w:sz w:val="24"/>
                <w:szCs w:val="24"/>
              </w:rPr>
            </w:pPr>
            <w:r w:rsidDel="00000000" w:rsidR="00000000" w:rsidRPr="00000000">
              <w:rPr>
                <w:color w:val="000000"/>
                <w:sz w:val="24"/>
                <w:szCs w:val="24"/>
                <w:rtl w:val="0"/>
              </w:rPr>
              <w:t xml:space="preserve">Hệ thống: Kiểm tra gói cước trên DB. Nếu SĐT đã có gói -&gt; Hiện Popup cảnh báo (Mục 2). Nếu SĐT mới -&gt; Chuyển sang Cổng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3">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Popup Xác nhận trạng thái gói cước (Trước thanh toán)</w:t>
            </w:r>
          </w:p>
          <w:p w:rsidR="00000000" w:rsidDel="00000000" w:rsidP="00000000" w:rsidRDefault="00000000" w:rsidRPr="00000000" w14:paraId="00000324">
            <w:pPr>
              <w:widowControl w:val="0"/>
              <w:spacing w:after="0" w:line="240" w:lineRule="auto"/>
              <w:rPr>
                <w:color w:val="000000"/>
                <w:sz w:val="24"/>
                <w:szCs w:val="24"/>
              </w:rPr>
            </w:pPr>
            <w:r w:rsidDel="00000000" w:rsidR="00000000" w:rsidRPr="00000000">
              <w:rPr>
                <w:color w:val="000000"/>
                <w:sz w:val="24"/>
                <w:szCs w:val="24"/>
                <w:rtl w:val="0"/>
              </w:rPr>
              <w:t xml:space="preserve">Nội dung thông báo</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5">
            <w:pPr>
              <w:widowControl w:val="0"/>
              <w:spacing w:after="0" w:line="240" w:lineRule="auto"/>
              <w:rPr>
                <w:color w:val="000000"/>
                <w:sz w:val="24"/>
                <w:szCs w:val="24"/>
              </w:rPr>
            </w:pPr>
            <w:r w:rsidDel="00000000" w:rsidR="00000000" w:rsidRPr="00000000">
              <w:rPr>
                <w:color w:val="000000"/>
                <w:sz w:val="24"/>
                <w:szCs w:val="24"/>
                <w:rtl w:val="0"/>
              </w:rPr>
              <w:t xml:space="preserve">Text (Dynamic)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6">
            <w:pPr>
              <w:widowControl w:val="0"/>
              <w:spacing w:after="0" w:line="240" w:lineRule="auto"/>
              <w:rPr>
                <w:color w:val="000000"/>
                <w:sz w:val="24"/>
                <w:szCs w:val="24"/>
              </w:rPr>
            </w:pPr>
            <w:r w:rsidDel="00000000" w:rsidR="00000000" w:rsidRPr="00000000">
              <w:rPr>
                <w:color w:val="000000"/>
                <w:sz w:val="24"/>
                <w:szCs w:val="24"/>
                <w:rtl w:val="0"/>
              </w:rPr>
              <w:t xml:space="preserve">Hiển thị thông tin ngày hết hạn cũ và số tháng mới.</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7">
            <w:pPr>
              <w:widowControl w:val="0"/>
              <w:spacing w:after="0" w:line="240" w:lineRule="auto"/>
              <w:rPr>
                <w:color w:val="000000"/>
                <w:sz w:val="24"/>
                <w:szCs w:val="24"/>
              </w:rPr>
            </w:pPr>
            <w:r w:rsidDel="00000000" w:rsidR="00000000" w:rsidRPr="00000000">
              <w:rPr>
                <w:color w:val="000000"/>
                <w:sz w:val="24"/>
                <w:szCs w:val="24"/>
                <w:rtl w:val="0"/>
              </w:rPr>
              <w:t xml:space="preserve">Nội dung thay đổi tùy theo việc mua Gói tương đương hay Gói khác loại.</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8">
            <w:pPr>
              <w:widowControl w:val="0"/>
              <w:spacing w:after="0" w:line="240" w:lineRule="auto"/>
              <w:rPr>
                <w:color w:val="000000"/>
                <w:sz w:val="24"/>
                <w:szCs w:val="24"/>
              </w:rPr>
            </w:pPr>
            <w:r w:rsidDel="00000000" w:rsidR="00000000" w:rsidRPr="00000000">
              <w:rPr>
                <w:color w:val="000000"/>
                <w:sz w:val="24"/>
                <w:szCs w:val="24"/>
                <w:rtl w:val="0"/>
              </w:rPr>
              <w:t xml:space="preserve">Xuất hiện ngay sau khi nhấn "Thanh toán" nếu hệ thống phát hiện SĐT đã có dịch vụ HyperFast.</w:t>
            </w:r>
          </w:p>
          <w:p w:rsidR="00000000" w:rsidDel="00000000" w:rsidP="00000000" w:rsidRDefault="00000000" w:rsidRPr="00000000" w14:paraId="00000329">
            <w:pPr>
              <w:widowControl w:val="0"/>
              <w:spacing w:after="0" w:line="240" w:lineRule="auto"/>
              <w:rPr>
                <w:color w:val="000000"/>
                <w:sz w:val="24"/>
                <w:szCs w:val="24"/>
              </w:rPr>
            </w:pPr>
            <w:r w:rsidDel="00000000" w:rsidR="00000000" w:rsidRPr="00000000">
              <w:rPr>
                <w:color w:val="000000"/>
                <w:sz w:val="24"/>
                <w:szCs w:val="24"/>
                <w:rtl w:val="0"/>
              </w:rPr>
              <w:t xml:space="preserve">Hệ thống:</w:t>
            </w:r>
          </w:p>
          <w:p w:rsidR="00000000" w:rsidDel="00000000" w:rsidP="00000000" w:rsidRDefault="00000000" w:rsidRPr="00000000" w14:paraId="0000032A">
            <w:pPr>
              <w:widowControl w:val="0"/>
              <w:spacing w:after="0" w:line="240" w:lineRule="auto"/>
              <w:rPr>
                <w:color w:val="000000"/>
                <w:sz w:val="24"/>
                <w:szCs w:val="24"/>
              </w:rPr>
            </w:pPr>
            <w:r w:rsidDel="00000000" w:rsidR="00000000" w:rsidRPr="00000000">
              <w:rPr>
                <w:color w:val="000000"/>
                <w:sz w:val="24"/>
                <w:szCs w:val="24"/>
                <w:rtl w:val="0"/>
              </w:rPr>
              <w:t xml:space="preserve">TH1 (Cộng dồn): "Quý khách đang dùng gói {X}, hết hạn {Ngày}. Sẽ cộng thêm {Y} tháng".</w:t>
            </w:r>
          </w:p>
          <w:p w:rsidR="00000000" w:rsidDel="00000000" w:rsidP="00000000" w:rsidRDefault="00000000" w:rsidRPr="00000000" w14:paraId="0000032B">
            <w:pPr>
              <w:widowControl w:val="0"/>
              <w:spacing w:after="0" w:line="240" w:lineRule="auto"/>
              <w:rPr>
                <w:color w:val="000000"/>
                <w:sz w:val="24"/>
                <w:szCs w:val="24"/>
              </w:rPr>
            </w:pPr>
            <w:r w:rsidDel="00000000" w:rsidR="00000000" w:rsidRPr="00000000">
              <w:rPr>
                <w:color w:val="000000"/>
                <w:sz w:val="24"/>
                <w:szCs w:val="24"/>
                <w:rtl w:val="0"/>
              </w:rPr>
              <w:t xml:space="preserve">TH2 (Thay thế): "Quý khách sẽ được thay thế bằng gói {Mới} ngay sau khi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C">
            <w:pPr>
              <w:widowControl w:val="0"/>
              <w:spacing w:after="0" w:line="240" w:lineRule="auto"/>
              <w:rPr>
                <w:color w:val="000000"/>
                <w:sz w:val="24"/>
                <w:szCs w:val="24"/>
              </w:rPr>
            </w:pPr>
            <w:r w:rsidDel="00000000" w:rsidR="00000000" w:rsidRPr="00000000">
              <w:rPr>
                <w:color w:val="000000"/>
                <w:sz w:val="24"/>
                <w:szCs w:val="24"/>
                <w:rtl w:val="0"/>
              </w:rPr>
              <w:t xml:space="preserve">Nút "Tiếp tục"</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D">
            <w:pPr>
              <w:widowControl w:val="0"/>
              <w:spacing w:after="0" w:line="240"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E">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F">
            <w:pPr>
              <w:widowControl w:val="0"/>
              <w:spacing w:after="0" w:line="240" w:lineRule="auto"/>
              <w:rPr>
                <w:color w:val="000000"/>
                <w:sz w:val="24"/>
                <w:szCs w:val="24"/>
              </w:rPr>
            </w:pPr>
            <w:r w:rsidDel="00000000" w:rsidR="00000000" w:rsidRPr="00000000">
              <w:rPr>
                <w:color w:val="000000"/>
                <w:sz w:val="24"/>
                <w:szCs w:val="24"/>
                <w:rtl w:val="0"/>
              </w:rPr>
              <w:t xml:space="preserve">Chấp nhận quy tắc cộng dồn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0">
            <w:pPr>
              <w:widowControl w:val="0"/>
              <w:spacing w:after="0" w:line="240" w:lineRule="auto"/>
              <w:rPr>
                <w:color w:val="000000"/>
                <w:sz w:val="24"/>
                <w:szCs w:val="24"/>
              </w:rPr>
            </w:pPr>
            <w:r w:rsidDel="00000000" w:rsidR="00000000" w:rsidRPr="00000000">
              <w:rPr>
                <w:color w:val="000000"/>
                <w:sz w:val="24"/>
                <w:szCs w:val="24"/>
                <w:rtl w:val="0"/>
              </w:rPr>
              <w:t xml:space="preserve">Người dùng: Click Đồng ý.</w:t>
            </w:r>
          </w:p>
          <w:p w:rsidR="00000000" w:rsidDel="00000000" w:rsidP="00000000" w:rsidRDefault="00000000" w:rsidRPr="00000000" w14:paraId="00000331">
            <w:pPr>
              <w:widowControl w:val="0"/>
              <w:spacing w:after="0" w:line="240" w:lineRule="auto"/>
              <w:rPr>
                <w:color w:val="000000"/>
                <w:sz w:val="24"/>
                <w:szCs w:val="24"/>
              </w:rPr>
            </w:pPr>
            <w:r w:rsidDel="00000000" w:rsidR="00000000" w:rsidRPr="00000000">
              <w:rPr>
                <w:color w:val="000000"/>
                <w:sz w:val="24"/>
                <w:szCs w:val="24"/>
                <w:rtl w:val="0"/>
              </w:rPr>
              <w:t xml:space="preserve">Hệ thống: Đóng popup và tiến hành chuyển sang trang cổng thanh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2">
            <w:pPr>
              <w:widowControl w:val="0"/>
              <w:spacing w:after="0" w:line="240" w:lineRule="auto"/>
              <w:rPr>
                <w:color w:val="000000"/>
                <w:sz w:val="24"/>
                <w:szCs w:val="24"/>
              </w:rPr>
            </w:pPr>
            <w:r w:rsidDel="00000000" w:rsidR="00000000" w:rsidRPr="00000000">
              <w:rPr>
                <w:color w:val="000000"/>
                <w:sz w:val="24"/>
                <w:szCs w:val="24"/>
                <w:rtl w:val="0"/>
              </w:rPr>
              <w:t xml:space="preserve">Nút "Đóng"</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3">
            <w:pPr>
              <w:widowControl w:val="0"/>
              <w:spacing w:after="0" w:line="240" w:lineRule="auto"/>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4">
            <w:pPr>
              <w:widowControl w:val="0"/>
              <w:spacing w:after="0" w:line="240"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5">
            <w:pPr>
              <w:widowControl w:val="0"/>
              <w:spacing w:after="0" w:line="240" w:lineRule="auto"/>
              <w:rPr>
                <w:color w:val="000000"/>
                <w:sz w:val="24"/>
                <w:szCs w:val="24"/>
              </w:rPr>
            </w:pPr>
            <w:r w:rsidDel="00000000" w:rsidR="00000000" w:rsidRPr="00000000">
              <w:rPr>
                <w:color w:val="000000"/>
                <w:sz w:val="24"/>
                <w:szCs w:val="24"/>
                <w:rtl w:val="0"/>
              </w:rPr>
              <w:t xml:space="preserve">Dừng luồng thanh toán nếu khách hàng không đồng ý với quy tắc cộng dồn.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6">
            <w:pPr>
              <w:widowControl w:val="0"/>
              <w:spacing w:after="0" w:line="240" w:lineRule="auto"/>
              <w:rPr>
                <w:color w:val="000000"/>
                <w:sz w:val="24"/>
                <w:szCs w:val="24"/>
              </w:rPr>
            </w:pPr>
            <w:r w:rsidDel="00000000" w:rsidR="00000000" w:rsidRPr="00000000">
              <w:rPr>
                <w:color w:val="000000"/>
                <w:sz w:val="24"/>
                <w:szCs w:val="24"/>
                <w:rtl w:val="0"/>
              </w:rPr>
              <w:t xml:space="preserve">Người dùng: Click Đóng.</w:t>
            </w:r>
          </w:p>
          <w:p w:rsidR="00000000" w:rsidDel="00000000" w:rsidP="00000000" w:rsidRDefault="00000000" w:rsidRPr="00000000" w14:paraId="00000337">
            <w:pPr>
              <w:widowControl w:val="0"/>
              <w:spacing w:after="0" w:line="240" w:lineRule="auto"/>
              <w:rPr>
                <w:color w:val="000000"/>
                <w:sz w:val="24"/>
                <w:szCs w:val="24"/>
              </w:rPr>
            </w:pPr>
            <w:r w:rsidDel="00000000" w:rsidR="00000000" w:rsidRPr="00000000">
              <w:rPr>
                <w:color w:val="000000"/>
                <w:sz w:val="24"/>
                <w:szCs w:val="24"/>
                <w:rtl w:val="0"/>
              </w:rPr>
              <w:t xml:space="preserve">Hệ thống: Đóng popup vàgiữ nguyên màn hình Payment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8">
            <w:pPr>
              <w:widowControl w:val="0"/>
              <w:spacing w:after="0" w:line="240" w:lineRule="auto"/>
              <w:rPr>
                <w:b w:val="1"/>
                <w:bCs w:val="1"/>
                <w:color w:val="1f1f1f"/>
                <w:sz w:val="24"/>
                <w:szCs w:val="24"/>
              </w:rPr>
            </w:pPr>
            <w:r w:rsidDel="00000000" w:rsidR="00000000" w:rsidRPr="00000000">
              <w:rPr>
                <w:b w:val="1"/>
                <w:bCs w:val="1"/>
                <w:color w:val="1f1f1f"/>
                <w:sz w:val="24"/>
                <w:szCs w:val="24"/>
                <w:rtl w:val="0"/>
              </w:rPr>
              <w:t xml:space="preserve">Màn hình hoàn tất đơn hàng</w:t>
            </w:r>
          </w:p>
          <w:p w:rsidR="00000000" w:rsidDel="00000000" w:rsidP="00000000" w:rsidRDefault="00000000" w:rsidRPr="00000000" w14:paraId="00000339">
            <w:pPr>
              <w:widowControl w:val="0"/>
              <w:spacing w:after="0" w:line="240" w:lineRule="auto"/>
              <w:rPr>
                <w:color w:val="000000"/>
                <w:sz w:val="24"/>
                <w:szCs w:val="24"/>
              </w:rPr>
            </w:pPr>
            <w:r w:rsidDel="00000000" w:rsidR="00000000" w:rsidRPr="00000000">
              <w:rPr>
                <w:color w:val="1f1f1f"/>
                <w:sz w:val="24"/>
                <w:szCs w:val="24"/>
                <w:rtl w:val="0"/>
              </w:rPr>
              <w:t xml:space="preserve">Mã đơn hàng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A">
            <w:pPr>
              <w:widowControl w:val="0"/>
              <w:spacing w:after="0" w:line="240" w:lineRule="auto"/>
              <w:rPr>
                <w:color w:val="000000"/>
                <w:sz w:val="24"/>
                <w:szCs w:val="24"/>
              </w:rPr>
            </w:pPr>
            <w:r w:rsidDel="00000000" w:rsidR="00000000" w:rsidRPr="00000000">
              <w:rPr>
                <w:color w:val="1f1f1f"/>
                <w:sz w:val="24"/>
                <w:szCs w:val="24"/>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B">
            <w:pPr>
              <w:widowControl w:val="0"/>
              <w:spacing w:after="0" w:line="240" w:lineRule="auto"/>
              <w:rPr>
                <w:color w:val="000000"/>
                <w:sz w:val="24"/>
                <w:szCs w:val="24"/>
              </w:rPr>
            </w:pPr>
            <w:r w:rsidDel="00000000" w:rsidR="00000000" w:rsidRPr="00000000">
              <w:rPr>
                <w:color w:val="1f1f1f"/>
                <w:sz w:val="24"/>
                <w:szCs w:val="24"/>
                <w:rtl w:val="0"/>
              </w:rPr>
              <w:t xml:space="preserve">Read-only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C">
            <w:pPr>
              <w:widowControl w:val="0"/>
              <w:spacing w:after="0" w:line="240" w:lineRule="auto"/>
              <w:rPr>
                <w:color w:val="000000"/>
                <w:sz w:val="24"/>
                <w:szCs w:val="24"/>
              </w:rPr>
            </w:pPr>
            <w:r w:rsidDel="00000000" w:rsidR="00000000" w:rsidRPr="00000000">
              <w:rPr>
                <w:color w:val="1f1f1f"/>
                <w:sz w:val="24"/>
                <w:szCs w:val="24"/>
                <w:rtl w:val="0"/>
              </w:rPr>
              <w:t xml:space="preserve">Mã duy nhất để tra cứu log đơn hàng.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D">
            <w:pPr>
              <w:widowControl w:val="0"/>
              <w:spacing w:after="0" w:line="240" w:lineRule="auto"/>
              <w:rPr>
                <w:color w:val="000000"/>
                <w:sz w:val="24"/>
                <w:szCs w:val="24"/>
              </w:rPr>
            </w:pPr>
            <w:r w:rsidDel="00000000" w:rsidR="00000000" w:rsidRPr="00000000">
              <w:rPr>
                <w:color w:val="1f1f1f"/>
                <w:sz w:val="24"/>
                <w:szCs w:val="24"/>
                <w:rtl w:val="0"/>
              </w:rPr>
              <w:t xml:space="preserve">Hệ thống: Hiển thị mã đơn hàng tại màn hình hoàn tất (Ví dụ: HKGBTUIKOP12...).</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E">
            <w:pPr>
              <w:widowControl w:val="0"/>
              <w:spacing w:after="0" w:line="240" w:lineRule="auto"/>
              <w:rPr>
                <w:color w:val="000000"/>
                <w:sz w:val="24"/>
                <w:szCs w:val="24"/>
              </w:rPr>
            </w:pPr>
            <w:r w:rsidDel="00000000" w:rsidR="00000000" w:rsidRPr="00000000">
              <w:rPr>
                <w:color w:val="1f1f1f"/>
                <w:sz w:val="24"/>
                <w:szCs w:val="24"/>
                <w:rtl w:val="0"/>
              </w:rPr>
              <w:t xml:space="preserve">Overlay Loading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3F">
            <w:pPr>
              <w:widowControl w:val="0"/>
              <w:spacing w:after="0" w:line="240" w:lineRule="auto"/>
              <w:rPr>
                <w:color w:val="000000"/>
                <w:sz w:val="24"/>
                <w:szCs w:val="24"/>
              </w:rPr>
            </w:pPr>
            <w:r w:rsidDel="00000000" w:rsidR="00000000" w:rsidRPr="00000000">
              <w:rPr>
                <w:color w:val="1f1f1f"/>
                <w:sz w:val="24"/>
                <w:szCs w:val="24"/>
                <w:rtl w:val="0"/>
              </w:rPr>
              <w:t xml:space="preserve">Animation/Text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0">
            <w:pPr>
              <w:widowControl w:val="0"/>
              <w:spacing w:after="0" w:line="240" w:lineRule="auto"/>
              <w:rPr>
                <w:color w:val="000000"/>
                <w:sz w:val="24"/>
                <w:szCs w:val="24"/>
              </w:rPr>
            </w:pPr>
            <w:r w:rsidDel="00000000" w:rsidR="00000000" w:rsidRPr="00000000">
              <w:rPr>
                <w:color w:val="1f1f1f"/>
                <w:sz w:val="24"/>
                <w:szCs w:val="24"/>
                <w:rtl w:val="0"/>
              </w:rPr>
              <w:t xml:space="preserve">Không cho phép tắt/thoát.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1">
            <w:pPr>
              <w:widowControl w:val="0"/>
              <w:spacing w:after="0" w:line="240" w:lineRule="auto"/>
              <w:rPr>
                <w:color w:val="000000"/>
                <w:sz w:val="24"/>
                <w:szCs w:val="24"/>
              </w:rPr>
            </w:pPr>
            <w:r w:rsidDel="00000000" w:rsidR="00000000" w:rsidRPr="00000000">
              <w:rPr>
                <w:color w:val="1f1f1f"/>
                <w:sz w:val="24"/>
                <w:szCs w:val="24"/>
                <w:rtl w:val="0"/>
              </w:rPr>
              <w:t xml:space="preserve">Khóa phiên làm việc để đảm bảo API kích hoạt không bị gián đoạn.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2">
            <w:pPr>
              <w:widowControl w:val="0"/>
              <w:spacing w:after="0" w:line="240" w:lineRule="auto"/>
              <w:rPr>
                <w:color w:val="000000"/>
                <w:sz w:val="24"/>
                <w:szCs w:val="24"/>
              </w:rPr>
            </w:pPr>
            <w:r w:rsidDel="00000000" w:rsidR="00000000" w:rsidRPr="00000000">
              <w:rPr>
                <w:color w:val="1f1f1f"/>
                <w:sz w:val="24"/>
                <w:szCs w:val="24"/>
                <w:rtl w:val="0"/>
              </w:rPr>
              <w:t xml:space="preserve">Hệ thống: Hiển thị: "Hệ thống đang thực hiện kích hoạt dịch vụ, quý khách vui lòng không tắt màn hình..."</w:t>
            </w:r>
            <w:r w:rsidDel="00000000" w:rsidR="00000000" w:rsidRPr="00000000">
              <w:rPr>
                <w:rtl w:val="0"/>
              </w:rPr>
            </w:r>
          </w:p>
        </w:tc>
      </w:tr>
      <w:tr>
        <w:trPr>
          <w:cantSplit w:val="0"/>
          <w:tblHeader w:val="0"/>
        </w:trPr>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3">
            <w:pPr>
              <w:widowControl w:val="0"/>
              <w:spacing w:after="0" w:line="240" w:lineRule="auto"/>
              <w:rPr>
                <w:color w:val="000000"/>
                <w:sz w:val="24"/>
                <w:szCs w:val="24"/>
              </w:rPr>
            </w:pPr>
            <w:r w:rsidDel="00000000" w:rsidR="00000000" w:rsidRPr="00000000">
              <w:rPr>
                <w:color w:val="1f1f1f"/>
                <w:sz w:val="24"/>
                <w:szCs w:val="24"/>
                <w:rtl w:val="0"/>
              </w:rPr>
              <w:t xml:space="preserve">Popup Kết quả kích hoạt</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4">
            <w:pPr>
              <w:widowControl w:val="0"/>
              <w:spacing w:after="0" w:line="240" w:lineRule="auto"/>
              <w:rPr>
                <w:color w:val="000000"/>
                <w:sz w:val="24"/>
                <w:szCs w:val="24"/>
              </w:rPr>
            </w:pPr>
            <w:r w:rsidDel="00000000" w:rsidR="00000000" w:rsidRPr="00000000">
              <w:rPr>
                <w:color w:val="1f1f1f"/>
                <w:sz w:val="24"/>
                <w:szCs w:val="24"/>
                <w:rtl w:val="0"/>
              </w:rPr>
              <w:t xml:space="preserve">Popup Modal</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5">
            <w:pPr>
              <w:widowControl w:val="0"/>
              <w:spacing w:after="0" w:line="240" w:lineRule="auto"/>
              <w:rPr>
                <w:color w:val="000000"/>
                <w:sz w:val="24"/>
                <w:szCs w:val="24"/>
              </w:rPr>
            </w:pPr>
            <w:r w:rsidDel="00000000" w:rsidR="00000000" w:rsidRPr="00000000">
              <w:rPr>
                <w:color w:val="1f1f1f"/>
                <w:sz w:val="24"/>
                <w:szCs w:val="24"/>
                <w:rtl w:val="0"/>
              </w:rPr>
              <w:t xml:space="preserve">N/A</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6">
            <w:pPr>
              <w:widowControl w:val="0"/>
              <w:spacing w:after="0" w:line="240" w:lineRule="auto"/>
              <w:rPr>
                <w:color w:val="000000"/>
                <w:sz w:val="24"/>
                <w:szCs w:val="24"/>
              </w:rPr>
            </w:pPr>
            <w:r w:rsidDel="00000000" w:rsidR="00000000" w:rsidRPr="00000000">
              <w:rPr>
                <w:color w:val="1f1f1f"/>
                <w:sz w:val="24"/>
                <w:szCs w:val="24"/>
                <w:rtl w:val="0"/>
              </w:rPr>
              <w:t xml:space="preserve">Hiển thị sau khi API Kích hoạt trả về kết quả.</w:t>
            </w:r>
            <w:r w:rsidDel="00000000" w:rsidR="00000000" w:rsidRPr="00000000">
              <w:rPr>
                <w:rtl w:val="0"/>
              </w:rPr>
            </w:r>
          </w:p>
        </w:tc>
        <w:tc>
          <w:tcPr>
            <w:tcBorders>
              <w:top w:color="1f1f1f" w:space="0" w:sz="6" w:val="single"/>
              <w:left w:color="1f1f1f" w:space="0" w:sz="6" w:val="single"/>
              <w:bottom w:color="000000" w:space="0" w:sz="0" w:val="nil"/>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7">
            <w:pPr>
              <w:widowControl w:val="0"/>
              <w:spacing w:after="0" w:line="240" w:lineRule="auto"/>
              <w:rPr>
                <w:color w:val="1f1f1f"/>
                <w:sz w:val="24"/>
                <w:szCs w:val="24"/>
              </w:rPr>
            </w:pPr>
            <w:r w:rsidDel="00000000" w:rsidR="00000000" w:rsidRPr="00000000">
              <w:rPr>
                <w:color w:val="1f1f1f"/>
                <w:sz w:val="24"/>
                <w:szCs w:val="24"/>
                <w:rtl w:val="0"/>
              </w:rPr>
              <w:t xml:space="preserve">Hệ thống:</w:t>
            </w:r>
          </w:p>
          <w:p w:rsidR="00000000" w:rsidDel="00000000" w:rsidP="00000000" w:rsidRDefault="00000000" w:rsidRPr="00000000" w14:paraId="00000348">
            <w:pPr>
              <w:widowControl w:val="0"/>
              <w:numPr>
                <w:ilvl w:val="0"/>
                <w:numId w:val="35"/>
              </w:numPr>
              <w:spacing w:after="0" w:line="240" w:lineRule="auto"/>
              <w:ind w:left="720" w:hanging="360"/>
              <w:rPr>
                <w:color w:val="1f1f1f"/>
                <w:sz w:val="24"/>
                <w:szCs w:val="24"/>
                <w:u w:val="none"/>
              </w:rPr>
            </w:pPr>
            <w:r w:rsidDel="00000000" w:rsidR="00000000" w:rsidRPr="00000000">
              <w:rPr>
                <w:color w:val="1f1f1f"/>
                <w:sz w:val="24"/>
                <w:szCs w:val="24"/>
                <w:rtl w:val="0"/>
              </w:rPr>
              <w:t xml:space="preserve"> Thành công: Hiện tích xanh + "Dịch vụ đã được kích hoạt".</w:t>
            </w:r>
          </w:p>
          <w:p w:rsidR="00000000" w:rsidDel="00000000" w:rsidP="00000000" w:rsidRDefault="00000000" w:rsidRPr="00000000" w14:paraId="00000349">
            <w:pPr>
              <w:widowControl w:val="0"/>
              <w:numPr>
                <w:ilvl w:val="0"/>
                <w:numId w:val="35"/>
              </w:numPr>
              <w:spacing w:after="0" w:line="240" w:lineRule="auto"/>
              <w:ind w:left="720" w:hanging="360"/>
              <w:rPr>
                <w:color w:val="1f1f1f"/>
                <w:sz w:val="24"/>
                <w:szCs w:val="24"/>
                <w:u w:val="none"/>
              </w:rPr>
            </w:pPr>
            <w:r w:rsidDel="00000000" w:rsidR="00000000" w:rsidRPr="00000000">
              <w:rPr>
                <w:color w:val="1f1f1f"/>
                <w:sz w:val="24"/>
                <w:szCs w:val="24"/>
                <w:rtl w:val="0"/>
              </w:rPr>
              <w:t xml:space="preserve">Thất bại: Hiện dấu X đỏ + "Vui lòng liên hệ 19006600".</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A">
            <w:pPr>
              <w:widowControl w:val="0"/>
              <w:spacing w:after="0" w:line="240" w:lineRule="auto"/>
              <w:rPr>
                <w:color w:val="000000"/>
                <w:sz w:val="24"/>
                <w:szCs w:val="24"/>
              </w:rPr>
            </w:pPr>
            <w:r w:rsidDel="00000000" w:rsidR="00000000" w:rsidRPr="00000000">
              <w:rPr>
                <w:color w:val="1f1f1f"/>
                <w:sz w:val="24"/>
                <w:szCs w:val="24"/>
                <w:rtl w:val="0"/>
              </w:rPr>
              <w:t xml:space="preserve">Thông tin khách hàng</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B">
            <w:pPr>
              <w:widowControl w:val="0"/>
              <w:spacing w:after="0" w:line="240" w:lineRule="auto"/>
              <w:rPr>
                <w:color w:val="000000"/>
                <w:sz w:val="24"/>
                <w:szCs w:val="24"/>
              </w:rPr>
            </w:pPr>
            <w:r w:rsidDel="00000000" w:rsidR="00000000" w:rsidRPr="00000000">
              <w:rPr>
                <w:color w:val="1f1f1f"/>
                <w:sz w:val="24"/>
                <w:szCs w:val="24"/>
                <w:rtl w:val="0"/>
              </w:rPr>
              <w:t xml:space="preserve">Text</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C">
            <w:pPr>
              <w:widowControl w:val="0"/>
              <w:spacing w:after="0" w:line="240" w:lineRule="auto"/>
              <w:rPr>
                <w:color w:val="000000"/>
                <w:sz w:val="24"/>
                <w:szCs w:val="24"/>
              </w:rPr>
            </w:pPr>
            <w:r w:rsidDel="00000000" w:rsidR="00000000" w:rsidRPr="00000000">
              <w:rPr>
                <w:color w:val="1f1f1f"/>
                <w:sz w:val="24"/>
                <w:szCs w:val="24"/>
                <w:rtl w:val="0"/>
              </w:rPr>
              <w:t xml:space="preserve">Read-only</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D">
            <w:pPr>
              <w:widowControl w:val="0"/>
              <w:spacing w:after="0" w:line="240" w:lineRule="auto"/>
              <w:rPr>
                <w:color w:val="000000"/>
                <w:sz w:val="24"/>
                <w:szCs w:val="24"/>
              </w:rPr>
            </w:pPr>
            <w:r w:rsidDel="00000000" w:rsidR="00000000" w:rsidRPr="00000000">
              <w:rPr>
                <w:color w:val="1f1f1f"/>
                <w:sz w:val="24"/>
                <w:szCs w:val="24"/>
                <w:rtl w:val="0"/>
              </w:rPr>
              <w:t xml:space="preserve">Hiển thị lại SĐT và Email đã đăng ký.</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bottom"/>
          </w:tcPr>
          <w:p w:rsidR="00000000" w:rsidDel="00000000" w:rsidP="00000000" w:rsidRDefault="00000000" w:rsidRPr="00000000" w14:paraId="0000034E">
            <w:pPr>
              <w:widowControl w:val="0"/>
              <w:spacing w:after="0" w:line="240" w:lineRule="auto"/>
              <w:rPr>
                <w:color w:val="000000"/>
                <w:sz w:val="24"/>
                <w:szCs w:val="24"/>
              </w:rPr>
            </w:pPr>
            <w:r w:rsidDel="00000000" w:rsidR="00000000" w:rsidRPr="00000000">
              <w:rPr>
                <w:color w:val="1f1f1f"/>
                <w:sz w:val="24"/>
                <w:szCs w:val="24"/>
                <w:rtl w:val="0"/>
              </w:rPr>
              <w:t xml:space="preserve">Hệ thống: Giúp khách hàng đối soát thông tin tài khoản vừa được kích hoạt.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F">
            <w:pPr>
              <w:widowControl w:val="0"/>
              <w:spacing w:after="0" w:line="240" w:lineRule="auto"/>
              <w:rPr>
                <w:color w:val="000000"/>
                <w:sz w:val="24"/>
                <w:szCs w:val="24"/>
              </w:rPr>
            </w:pPr>
            <w:r w:rsidDel="00000000" w:rsidR="00000000" w:rsidRPr="00000000">
              <w:rPr>
                <w:color w:val="1f1f1f"/>
                <w:sz w:val="24"/>
                <w:szCs w:val="24"/>
                <w:rtl w:val="0"/>
              </w:rPr>
              <w:t xml:space="preserve">Block "Tải ứng dụng"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50">
            <w:pPr>
              <w:widowControl w:val="0"/>
              <w:spacing w:after="0" w:line="240" w:lineRule="auto"/>
              <w:rPr>
                <w:color w:val="000000"/>
                <w:sz w:val="24"/>
                <w:szCs w:val="24"/>
              </w:rPr>
            </w:pPr>
            <w:r w:rsidDel="00000000" w:rsidR="00000000" w:rsidRPr="00000000">
              <w:rPr>
                <w:color w:val="1f1f1f"/>
                <w:sz w:val="24"/>
                <w:szCs w:val="24"/>
                <w:rtl w:val="0"/>
              </w:rPr>
              <w:t xml:space="preserve">Image + Button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51">
            <w:pPr>
              <w:widowControl w:val="0"/>
              <w:spacing w:after="0" w:line="240" w:lineRule="auto"/>
              <w:rPr>
                <w:color w:val="000000"/>
                <w:sz w:val="24"/>
                <w:szCs w:val="24"/>
              </w:rPr>
            </w:pPr>
            <w:r w:rsidDel="00000000" w:rsidR="00000000" w:rsidRPr="00000000">
              <w:rPr>
                <w:color w:val="1f1f1f"/>
                <w:sz w:val="24"/>
                <w:szCs w:val="24"/>
                <w:rtl w:val="0"/>
              </w:rPr>
              <w:t xml:space="preserve">N/A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52">
            <w:pPr>
              <w:widowControl w:val="0"/>
              <w:spacing w:after="0" w:line="240" w:lineRule="auto"/>
              <w:rPr>
                <w:color w:val="000000"/>
                <w:sz w:val="24"/>
                <w:szCs w:val="24"/>
              </w:rPr>
            </w:pPr>
            <w:r w:rsidDel="00000000" w:rsidR="00000000" w:rsidRPr="00000000">
              <w:rPr>
                <w:color w:val="1f1f1f"/>
                <w:sz w:val="24"/>
                <w:szCs w:val="24"/>
                <w:rtl w:val="0"/>
              </w:rPr>
              <w:t xml:space="preserve">Ràng buộc chỉ dành cho Windows.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53">
            <w:pPr>
              <w:widowControl w:val="0"/>
              <w:spacing w:after="0" w:line="240" w:lineRule="auto"/>
              <w:rPr>
                <w:color w:val="1f1f1f"/>
                <w:sz w:val="24"/>
                <w:szCs w:val="24"/>
              </w:rPr>
            </w:pPr>
            <w:r w:rsidDel="00000000" w:rsidR="00000000" w:rsidRPr="00000000">
              <w:rPr>
                <w:color w:val="1f1f1f"/>
                <w:sz w:val="24"/>
                <w:szCs w:val="24"/>
                <w:rtl w:val="0"/>
              </w:rPr>
              <w:t xml:space="preserve">Người dùng: Click "Tải ứng dụng".</w:t>
            </w:r>
          </w:p>
          <w:p w:rsidR="00000000" w:rsidDel="00000000" w:rsidP="00000000" w:rsidRDefault="00000000" w:rsidRPr="00000000" w14:paraId="00000354">
            <w:pPr>
              <w:widowControl w:val="0"/>
              <w:numPr>
                <w:ilvl w:val="0"/>
                <w:numId w:val="3"/>
              </w:numPr>
              <w:spacing w:after="0" w:line="240" w:lineRule="auto"/>
              <w:ind w:left="720" w:hanging="360"/>
              <w:rPr>
                <w:color w:val="1f1f1f"/>
                <w:sz w:val="24"/>
                <w:szCs w:val="24"/>
                <w:u w:val="none"/>
              </w:rPr>
            </w:pPr>
            <w:r w:rsidDel="00000000" w:rsidR="00000000" w:rsidRPr="00000000">
              <w:rPr>
                <w:color w:val="1f1f1f"/>
                <w:sz w:val="24"/>
                <w:szCs w:val="24"/>
                <w:rtl w:val="0"/>
              </w:rPr>
              <w:t xml:space="preserve">Hệ thống: Kiểm tra trình duyệt (Người dùng-Agent).</w:t>
            </w:r>
          </w:p>
          <w:p w:rsidR="00000000" w:rsidDel="00000000" w:rsidP="00000000" w:rsidRDefault="00000000" w:rsidRPr="00000000" w14:paraId="00000355">
            <w:pPr>
              <w:widowControl w:val="0"/>
              <w:numPr>
                <w:ilvl w:val="0"/>
                <w:numId w:val="3"/>
              </w:numPr>
              <w:spacing w:after="0" w:line="240" w:lineRule="auto"/>
              <w:ind w:left="720" w:hanging="360"/>
              <w:rPr>
                <w:color w:val="1f1f1f"/>
                <w:sz w:val="24"/>
                <w:szCs w:val="24"/>
                <w:u w:val="none"/>
              </w:rPr>
            </w:pPr>
            <w:r w:rsidDel="00000000" w:rsidR="00000000" w:rsidRPr="00000000">
              <w:rPr>
                <w:color w:val="1f1f1f"/>
                <w:sz w:val="24"/>
                <w:szCs w:val="24"/>
                <w:rtl w:val="0"/>
              </w:rPr>
              <w:t xml:space="preserve">Nếu là PC Windows -&gt; Tải file .exe</w:t>
            </w:r>
          </w:p>
          <w:p w:rsidR="00000000" w:rsidDel="00000000" w:rsidP="00000000" w:rsidRDefault="00000000" w:rsidRPr="00000000" w14:paraId="00000356">
            <w:pPr>
              <w:widowControl w:val="0"/>
              <w:numPr>
                <w:ilvl w:val="0"/>
                <w:numId w:val="3"/>
              </w:numPr>
              <w:spacing w:after="0" w:line="240" w:lineRule="auto"/>
              <w:ind w:left="720" w:hanging="360"/>
              <w:rPr>
                <w:color w:val="1f1f1f"/>
                <w:sz w:val="24"/>
                <w:szCs w:val="24"/>
                <w:u w:val="none"/>
              </w:rPr>
            </w:pPr>
            <w:r w:rsidDel="00000000" w:rsidR="00000000" w:rsidRPr="00000000">
              <w:rPr>
                <w:color w:val="1f1f1f"/>
                <w:sz w:val="24"/>
                <w:szCs w:val="24"/>
                <w:rtl w:val="0"/>
              </w:rPr>
              <w:t xml:space="preserve">Nếu là Mobile/Mac -&gt; Hiện Popup: "Ứng dụng không hỗ trợ trên thiết bị của bạn...".</w:t>
            </w:r>
            <w:r w:rsidDel="00000000" w:rsidR="00000000" w:rsidRPr="00000000">
              <w:rPr>
                <w:rtl w:val="0"/>
              </w:rPr>
            </w:r>
          </w:p>
        </w:tc>
      </w:tr>
    </w:tbl>
    <w:p w:rsidR="00000000" w:rsidDel="00000000" w:rsidP="00000000" w:rsidRDefault="00000000" w:rsidRPr="00000000" w14:paraId="00000357">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358">
      <w:pPr>
        <w:spacing w:after="240" w:before="240" w:lineRule="auto"/>
        <w:rPr>
          <w:b w:val="1"/>
          <w:bCs w:val="1"/>
          <w:color w:val="000000"/>
        </w:rPr>
      </w:pPr>
      <w:r w:rsidDel="00000000" w:rsidR="00000000" w:rsidRPr="00000000">
        <w:rPr>
          <w:b w:val="1"/>
          <w:bCs w:val="1"/>
          <w:color w:val="000000"/>
          <w:rtl w:val="0"/>
        </w:rPr>
        <w:t xml:space="preserve">4. Các trường hợp lỗi &amp; thông báo thường gặp </w:t>
      </w:r>
    </w:p>
    <w:tbl>
      <w:tblPr>
        <w:tblStyle w:val="Table1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965"/>
        <w:gridCol w:w="3360"/>
        <w:gridCol w:w="3240"/>
        <w:tblGridChange w:id="0">
          <w:tblGrid>
            <w:gridCol w:w="1395"/>
            <w:gridCol w:w="1965"/>
            <w:gridCol w:w="3360"/>
            <w:gridCol w:w="324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359">
            <w:pPr>
              <w:widowControl w:val="0"/>
              <w:spacing w:after="0" w:line="240" w:lineRule="auto"/>
              <w:rPr>
                <w:b w:val="1"/>
                <w:bCs w:val="1"/>
                <w:color w:val="000000"/>
                <w:sz w:val="24"/>
                <w:szCs w:val="24"/>
              </w:rPr>
            </w:pPr>
            <w:r w:rsidDel="00000000" w:rsidR="00000000" w:rsidRPr="00000000">
              <w:rPr>
                <w:b w:val="1"/>
                <w:bCs w:val="1"/>
                <w:color w:val="1f1f1f"/>
                <w:sz w:val="24"/>
                <w:szCs w:val="24"/>
                <w:rtl w:val="0"/>
              </w:rPr>
              <w:t xml:space="preserve">Giai đoạn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35A">
            <w:pPr>
              <w:widowControl w:val="0"/>
              <w:spacing w:after="0" w:line="240" w:lineRule="auto"/>
              <w:rPr>
                <w:b w:val="1"/>
                <w:bCs w:val="1"/>
                <w:color w:val="000000"/>
                <w:sz w:val="24"/>
                <w:szCs w:val="24"/>
              </w:rPr>
            </w:pPr>
            <w:r w:rsidDel="00000000" w:rsidR="00000000" w:rsidRPr="00000000">
              <w:rPr>
                <w:b w:val="1"/>
                <w:bCs w:val="1"/>
                <w:color w:val="1f1f1f"/>
                <w:sz w:val="24"/>
                <w:szCs w:val="24"/>
                <w:rtl w:val="0"/>
              </w:rPr>
              <w:t xml:space="preserve">Tình huống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35B">
            <w:pPr>
              <w:widowControl w:val="0"/>
              <w:spacing w:after="0" w:line="240" w:lineRule="auto"/>
              <w:rPr>
                <w:b w:val="1"/>
                <w:bCs w:val="1"/>
                <w:color w:val="000000"/>
                <w:sz w:val="24"/>
                <w:szCs w:val="24"/>
              </w:rPr>
            </w:pPr>
            <w:r w:rsidDel="00000000" w:rsidR="00000000" w:rsidRPr="00000000">
              <w:rPr>
                <w:b w:val="1"/>
                <w:bCs w:val="1"/>
                <w:color w:val="1f1f1f"/>
                <w:sz w:val="24"/>
                <w:szCs w:val="24"/>
                <w:rtl w:val="0"/>
              </w:rPr>
              <w:t xml:space="preserve">Thông báo hiển thị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20.0" w:type="dxa"/>
              <w:left w:w="20.0" w:type="dxa"/>
              <w:bottom w:w="100.0" w:type="dxa"/>
              <w:right w:w="20.0" w:type="dxa"/>
            </w:tcMar>
            <w:vAlign w:val="top"/>
          </w:tcPr>
          <w:p w:rsidR="00000000" w:rsidDel="00000000" w:rsidP="00000000" w:rsidRDefault="00000000" w:rsidRPr="00000000" w14:paraId="0000035C">
            <w:pPr>
              <w:widowControl w:val="0"/>
              <w:spacing w:after="0" w:line="240" w:lineRule="auto"/>
              <w:rPr>
                <w:b w:val="1"/>
                <w:bCs w:val="1"/>
                <w:color w:val="000000"/>
                <w:sz w:val="24"/>
                <w:szCs w:val="24"/>
              </w:rPr>
            </w:pPr>
            <w:r w:rsidDel="00000000" w:rsidR="00000000" w:rsidRPr="00000000">
              <w:rPr>
                <w:b w:val="1"/>
                <w:bCs w:val="1"/>
                <w:color w:val="1f1f1f"/>
                <w:sz w:val="24"/>
                <w:szCs w:val="24"/>
                <w:rtl w:val="0"/>
              </w:rPr>
              <w:t xml:space="preserve">Hành vi UI &amp; Hệ thống </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5D">
            <w:pPr>
              <w:widowControl w:val="0"/>
              <w:spacing w:after="0" w:line="240" w:lineRule="auto"/>
              <w:rPr>
                <w:color w:val="000000"/>
                <w:sz w:val="24"/>
                <w:szCs w:val="24"/>
              </w:rPr>
            </w:pPr>
            <w:r w:rsidDel="00000000" w:rsidR="00000000" w:rsidRPr="00000000">
              <w:rPr>
                <w:color w:val="1f1f1f"/>
                <w:sz w:val="24"/>
                <w:szCs w:val="24"/>
                <w:rtl w:val="0"/>
              </w:rPr>
              <w:t xml:space="preserve">1. Nhập liệu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5E">
            <w:pPr>
              <w:widowControl w:val="0"/>
              <w:spacing w:after="0" w:line="240" w:lineRule="auto"/>
              <w:rPr>
                <w:color w:val="000000"/>
                <w:sz w:val="24"/>
                <w:szCs w:val="24"/>
              </w:rPr>
            </w:pPr>
            <w:r w:rsidDel="00000000" w:rsidR="00000000" w:rsidRPr="00000000">
              <w:rPr>
                <w:color w:val="1f1f1f"/>
                <w:sz w:val="24"/>
                <w:szCs w:val="24"/>
                <w:rtl w:val="0"/>
              </w:rPr>
              <w:t xml:space="preserve">SĐT hoặc Email trống/sai định dạng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5F">
            <w:pPr>
              <w:widowControl w:val="0"/>
              <w:spacing w:after="0" w:line="240" w:lineRule="auto"/>
              <w:rPr>
                <w:color w:val="000000"/>
                <w:sz w:val="24"/>
                <w:szCs w:val="24"/>
              </w:rPr>
            </w:pPr>
            <w:r w:rsidDel="00000000" w:rsidR="00000000" w:rsidRPr="00000000">
              <w:rPr>
                <w:color w:val="1f1f1f"/>
                <w:sz w:val="24"/>
                <w:szCs w:val="24"/>
                <w:rtl w:val="0"/>
              </w:rPr>
              <w:t xml:space="preserve">"Số điện thoại/Email không hợp lệ. Vui lòng kiểm tra lại!"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0">
            <w:pPr>
              <w:widowControl w:val="0"/>
              <w:spacing w:after="0" w:line="240" w:lineRule="auto"/>
              <w:rPr>
                <w:color w:val="000000"/>
                <w:sz w:val="24"/>
                <w:szCs w:val="24"/>
              </w:rPr>
            </w:pPr>
            <w:r w:rsidDel="00000000" w:rsidR="00000000" w:rsidRPr="00000000">
              <w:rPr>
                <w:color w:val="1f1f1f"/>
                <w:sz w:val="24"/>
                <w:szCs w:val="24"/>
                <w:rtl w:val="0"/>
              </w:rPr>
              <w:t xml:space="preserve">Hiển thị lỗi đỏ ngay dưới field. Disable nút Thanh toán hoặc báo lỗi khi click.</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1">
            <w:pPr>
              <w:widowControl w:val="0"/>
              <w:spacing w:after="0" w:line="240" w:lineRule="auto"/>
              <w:rPr>
                <w:color w:val="000000"/>
                <w:sz w:val="24"/>
                <w:szCs w:val="24"/>
              </w:rPr>
            </w:pPr>
            <w:r w:rsidDel="00000000" w:rsidR="00000000" w:rsidRPr="00000000">
              <w:rPr>
                <w:color w:val="1f1f1f"/>
                <w:sz w:val="24"/>
                <w:szCs w:val="24"/>
                <w:rtl w:val="0"/>
              </w:rPr>
              <w:t xml:space="preserve">2. Kiểm tra gói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2">
            <w:pPr>
              <w:widowControl w:val="0"/>
              <w:spacing w:after="0" w:line="240" w:lineRule="auto"/>
              <w:rPr>
                <w:color w:val="000000"/>
                <w:sz w:val="24"/>
                <w:szCs w:val="24"/>
              </w:rPr>
            </w:pPr>
            <w:r w:rsidDel="00000000" w:rsidR="00000000" w:rsidRPr="00000000">
              <w:rPr>
                <w:color w:val="1f1f1f"/>
                <w:sz w:val="24"/>
                <w:szCs w:val="24"/>
                <w:rtl w:val="0"/>
              </w:rPr>
              <w:t xml:space="preserve">SĐT đang dùng gói tương đương (Cộng dồn)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3">
            <w:pPr>
              <w:widowControl w:val="0"/>
              <w:spacing w:after="0" w:line="240" w:lineRule="auto"/>
              <w:rPr>
                <w:color w:val="000000"/>
                <w:sz w:val="24"/>
                <w:szCs w:val="24"/>
              </w:rPr>
            </w:pPr>
            <w:r w:rsidDel="00000000" w:rsidR="00000000" w:rsidRPr="00000000">
              <w:rPr>
                <w:color w:val="1f1f1f"/>
                <w:sz w:val="24"/>
                <w:szCs w:val="24"/>
                <w:rtl w:val="0"/>
              </w:rPr>
              <w:t xml:space="preserve">"Tài khoản đang sử dụng HyperFast - {X} tháng, hết hạn {Ngày}. Quý khách sẽ được cộng thêm {Y} tháng sau khi kích hoạt."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4">
            <w:pPr>
              <w:widowControl w:val="0"/>
              <w:spacing w:after="0" w:line="240" w:lineRule="auto"/>
              <w:rPr>
                <w:color w:val="000000"/>
                <w:sz w:val="24"/>
                <w:szCs w:val="24"/>
              </w:rPr>
            </w:pPr>
            <w:r w:rsidDel="00000000" w:rsidR="00000000" w:rsidRPr="00000000">
              <w:rPr>
                <w:color w:val="1f1f1f"/>
                <w:sz w:val="24"/>
                <w:szCs w:val="24"/>
                <w:rtl w:val="0"/>
              </w:rPr>
              <w:t xml:space="preserve">Hiển thị Popup Warning. Chỉ chuyển sang cổng thanh toán khi User nhấn "Đồng ý".</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5">
            <w:pPr>
              <w:widowControl w:val="0"/>
              <w:spacing w:after="0" w:line="240" w:lineRule="auto"/>
              <w:rPr>
                <w:color w:val="000000"/>
                <w:sz w:val="24"/>
                <w:szCs w:val="24"/>
              </w:rPr>
            </w:pPr>
            <w:r w:rsidDel="00000000" w:rsidR="00000000" w:rsidRPr="00000000">
              <w:rPr>
                <w:color w:val="1f1f1f"/>
                <w:sz w:val="24"/>
                <w:szCs w:val="24"/>
                <w:rtl w:val="0"/>
              </w:rPr>
              <w:t xml:space="preserve">2. Kiểm tra gói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6">
            <w:pPr>
              <w:widowControl w:val="0"/>
              <w:spacing w:after="0" w:line="240" w:lineRule="auto"/>
              <w:rPr>
                <w:color w:val="000000"/>
                <w:sz w:val="24"/>
                <w:szCs w:val="24"/>
              </w:rPr>
            </w:pPr>
            <w:r w:rsidDel="00000000" w:rsidR="00000000" w:rsidRPr="00000000">
              <w:rPr>
                <w:color w:val="1f1f1f"/>
                <w:sz w:val="24"/>
                <w:szCs w:val="24"/>
                <w:rtl w:val="0"/>
              </w:rPr>
              <w:t xml:space="preserve">SĐT đang dùng gói khác loại (Thay thế)</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7">
            <w:pPr>
              <w:widowControl w:val="0"/>
              <w:spacing w:after="0" w:line="240" w:lineRule="auto"/>
              <w:rPr>
                <w:color w:val="000000"/>
                <w:sz w:val="24"/>
                <w:szCs w:val="24"/>
              </w:rPr>
            </w:pPr>
            <w:r w:rsidDel="00000000" w:rsidR="00000000" w:rsidRPr="00000000">
              <w:rPr>
                <w:color w:val="1f1f1f"/>
                <w:sz w:val="24"/>
                <w:szCs w:val="24"/>
                <w:rtl w:val="0"/>
              </w:rPr>
              <w:t xml:space="preserve">"Tài khoản đã đăng ký gói {Cũ}, hết hạn {Ngày}. Quý khách sẽ được thay thế bằng gói {Mới} sau khi hoàn tất thanh toán."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8">
            <w:pPr>
              <w:widowControl w:val="0"/>
              <w:spacing w:after="0" w:line="240" w:lineRule="auto"/>
              <w:rPr>
                <w:color w:val="000000"/>
                <w:sz w:val="24"/>
                <w:szCs w:val="24"/>
              </w:rPr>
            </w:pPr>
            <w:r w:rsidDel="00000000" w:rsidR="00000000" w:rsidRPr="00000000">
              <w:rPr>
                <w:color w:val="1f1f1f"/>
                <w:sz w:val="24"/>
                <w:szCs w:val="24"/>
                <w:rtl w:val="0"/>
              </w:rPr>
              <w:t xml:space="preserve">Hiển thị Popup xác nhận thay thế. Ghi nhận logic chuyển đổi gói vào đơn hàng.</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9">
            <w:pPr>
              <w:widowControl w:val="0"/>
              <w:spacing w:after="0" w:line="240" w:lineRule="auto"/>
              <w:rPr>
                <w:color w:val="000000"/>
                <w:sz w:val="24"/>
                <w:szCs w:val="24"/>
              </w:rPr>
            </w:pPr>
            <w:r w:rsidDel="00000000" w:rsidR="00000000" w:rsidRPr="00000000">
              <w:rPr>
                <w:color w:val="1f1f1f"/>
                <w:sz w:val="24"/>
                <w:szCs w:val="24"/>
                <w:rtl w:val="0"/>
              </w:rPr>
              <w:t xml:space="preserve">3. Thanh toán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A">
            <w:pPr>
              <w:widowControl w:val="0"/>
              <w:spacing w:after="0" w:line="240" w:lineRule="auto"/>
              <w:rPr>
                <w:color w:val="000000"/>
                <w:sz w:val="24"/>
                <w:szCs w:val="24"/>
              </w:rPr>
            </w:pPr>
            <w:r w:rsidDel="00000000" w:rsidR="00000000" w:rsidRPr="00000000">
              <w:rPr>
                <w:color w:val="1f1f1f"/>
                <w:sz w:val="24"/>
                <w:szCs w:val="24"/>
                <w:rtl w:val="0"/>
              </w:rPr>
              <w:t xml:space="preserve">Lỗi từ Ngân hàng / Cổng thanh toán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B">
            <w:pPr>
              <w:widowControl w:val="0"/>
              <w:spacing w:after="0" w:line="240" w:lineRule="auto"/>
              <w:rPr>
                <w:color w:val="000000"/>
                <w:sz w:val="24"/>
                <w:szCs w:val="24"/>
              </w:rPr>
            </w:pPr>
            <w:r w:rsidDel="00000000" w:rsidR="00000000" w:rsidRPr="00000000">
              <w:rPr>
                <w:color w:val="1f1f1f"/>
                <w:sz w:val="24"/>
                <w:szCs w:val="24"/>
                <w:rtl w:val="0"/>
              </w:rPr>
              <w:t xml:space="preserve">"Thanh toán thất bại. Giao dịch không thành công từ phía ngân hàng. Vui lòng thử lại!"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C">
            <w:pPr>
              <w:widowControl w:val="0"/>
              <w:spacing w:after="0" w:line="240" w:lineRule="auto"/>
              <w:rPr>
                <w:color w:val="000000"/>
                <w:sz w:val="24"/>
                <w:szCs w:val="24"/>
              </w:rPr>
            </w:pPr>
            <w:r w:rsidDel="00000000" w:rsidR="00000000" w:rsidRPr="00000000">
              <w:rPr>
                <w:color w:val="1f1f1f"/>
                <w:sz w:val="24"/>
                <w:szCs w:val="24"/>
                <w:rtl w:val="0"/>
              </w:rPr>
              <w:t xml:space="preserve">Giữ User ở màn hình Checkout để chọn lại PTTT hoặc thực hiện lại thao tác.</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D">
            <w:pPr>
              <w:widowControl w:val="0"/>
              <w:spacing w:after="0" w:line="240" w:lineRule="auto"/>
              <w:rPr>
                <w:color w:val="000000"/>
                <w:sz w:val="24"/>
                <w:szCs w:val="24"/>
              </w:rPr>
            </w:pPr>
            <w:r w:rsidDel="00000000" w:rsidR="00000000" w:rsidRPr="00000000">
              <w:rPr>
                <w:color w:val="1f1f1f"/>
                <w:sz w:val="24"/>
                <w:szCs w:val="24"/>
                <w:rtl w:val="0"/>
              </w:rPr>
              <w:t xml:space="preserve">3. Thanh toán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E">
            <w:pPr>
              <w:widowControl w:val="0"/>
              <w:spacing w:after="0" w:line="240" w:lineRule="auto"/>
              <w:rPr>
                <w:color w:val="000000"/>
                <w:sz w:val="24"/>
                <w:szCs w:val="24"/>
              </w:rPr>
            </w:pPr>
            <w:r w:rsidDel="00000000" w:rsidR="00000000" w:rsidRPr="00000000">
              <w:rPr>
                <w:color w:val="1f1f1f"/>
                <w:sz w:val="24"/>
                <w:szCs w:val="24"/>
                <w:rtl w:val="0"/>
              </w:rPr>
              <w:t xml:space="preserve">Khách hàng chủ động hủy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6F">
            <w:pPr>
              <w:widowControl w:val="0"/>
              <w:spacing w:after="0" w:line="240" w:lineRule="auto"/>
              <w:rPr>
                <w:color w:val="000000"/>
                <w:sz w:val="24"/>
                <w:szCs w:val="24"/>
              </w:rPr>
            </w:pPr>
            <w:r w:rsidDel="00000000" w:rsidR="00000000" w:rsidRPr="00000000">
              <w:rPr>
                <w:color w:val="1f1f1f"/>
                <w:sz w:val="24"/>
                <w:szCs w:val="24"/>
                <w:rtl w:val="0"/>
              </w:rPr>
              <w:t xml:space="preserve">"Giao dịch đã bị hủy."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0">
            <w:pPr>
              <w:widowControl w:val="0"/>
              <w:spacing w:after="0" w:line="240" w:lineRule="auto"/>
              <w:rPr>
                <w:color w:val="000000"/>
                <w:sz w:val="24"/>
                <w:szCs w:val="24"/>
              </w:rPr>
            </w:pPr>
            <w:r w:rsidDel="00000000" w:rsidR="00000000" w:rsidRPr="00000000">
              <w:rPr>
                <w:color w:val="1f1f1f"/>
                <w:sz w:val="24"/>
                <w:szCs w:val="24"/>
                <w:rtl w:val="0"/>
              </w:rPr>
              <w:t xml:space="preserve">Quay về màn hình Checkout ban đầu.</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1">
            <w:pPr>
              <w:widowControl w:val="0"/>
              <w:spacing w:after="0" w:line="240" w:lineRule="auto"/>
              <w:rPr>
                <w:color w:val="000000"/>
                <w:sz w:val="24"/>
                <w:szCs w:val="24"/>
              </w:rPr>
            </w:pPr>
            <w:r w:rsidDel="00000000" w:rsidR="00000000" w:rsidRPr="00000000">
              <w:rPr>
                <w:color w:val="1f1f1f"/>
                <w:sz w:val="24"/>
                <w:szCs w:val="24"/>
                <w:rtl w:val="0"/>
              </w:rPr>
              <w:t xml:space="preserve">4. Kích hoạt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2">
            <w:pPr>
              <w:widowControl w:val="0"/>
              <w:spacing w:after="0" w:line="240" w:lineRule="auto"/>
              <w:rPr>
                <w:color w:val="000000"/>
                <w:sz w:val="24"/>
                <w:szCs w:val="24"/>
              </w:rPr>
            </w:pPr>
            <w:r w:rsidDel="00000000" w:rsidR="00000000" w:rsidRPr="00000000">
              <w:rPr>
                <w:color w:val="1f1f1f"/>
                <w:sz w:val="24"/>
                <w:szCs w:val="24"/>
                <w:rtl w:val="0"/>
              </w:rPr>
              <w:t xml:space="preserve">Hệ thống đang xử lý kích hoạt tự động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3">
            <w:pPr>
              <w:widowControl w:val="0"/>
              <w:spacing w:after="0" w:line="240" w:lineRule="auto"/>
              <w:rPr>
                <w:color w:val="000000"/>
                <w:sz w:val="24"/>
                <w:szCs w:val="24"/>
              </w:rPr>
            </w:pPr>
            <w:r w:rsidDel="00000000" w:rsidR="00000000" w:rsidRPr="00000000">
              <w:rPr>
                <w:color w:val="1f1f1f"/>
                <w:sz w:val="24"/>
                <w:szCs w:val="24"/>
                <w:rtl w:val="0"/>
              </w:rPr>
              <w:t xml:space="preserve">"Hệ thống đang thực hiện kích hoạt dịch vụ, quý khách vui lòng không tắt màn hình, Xin cảm 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4">
            <w:pPr>
              <w:widowControl w:val="0"/>
              <w:spacing w:after="0" w:line="240" w:lineRule="auto"/>
              <w:rPr>
                <w:color w:val="000000"/>
                <w:sz w:val="24"/>
                <w:szCs w:val="24"/>
              </w:rPr>
            </w:pPr>
            <w:r w:rsidDel="00000000" w:rsidR="00000000" w:rsidRPr="00000000">
              <w:rPr>
                <w:color w:val="1f1f1f"/>
                <w:sz w:val="24"/>
                <w:szCs w:val="24"/>
                <w:rtl w:val="0"/>
              </w:rPr>
              <w:t xml:space="preserve">Khóa màn hình (Overlay Loading) toàn phần, không cho phép đóng/thoát để bảo vệ luồng API.</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5">
            <w:pPr>
              <w:widowControl w:val="0"/>
              <w:spacing w:after="0" w:line="240" w:lineRule="auto"/>
              <w:rPr>
                <w:color w:val="000000"/>
                <w:sz w:val="24"/>
                <w:szCs w:val="24"/>
              </w:rPr>
            </w:pPr>
            <w:r w:rsidDel="00000000" w:rsidR="00000000" w:rsidRPr="00000000">
              <w:rPr>
                <w:color w:val="1f1f1f"/>
                <w:sz w:val="24"/>
                <w:szCs w:val="24"/>
                <w:rtl w:val="0"/>
              </w:rPr>
              <w:t xml:space="preserve">4. Kích hoạt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6">
            <w:pPr>
              <w:widowControl w:val="0"/>
              <w:spacing w:after="0" w:line="240" w:lineRule="auto"/>
              <w:rPr>
                <w:color w:val="000000"/>
                <w:sz w:val="24"/>
                <w:szCs w:val="24"/>
              </w:rPr>
            </w:pPr>
            <w:r w:rsidDel="00000000" w:rsidR="00000000" w:rsidRPr="00000000">
              <w:rPr>
                <w:color w:val="1f1f1f"/>
                <w:sz w:val="24"/>
                <w:szCs w:val="24"/>
                <w:rtl w:val="0"/>
              </w:rPr>
              <w:t xml:space="preserve">Kích hoạt thành công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7">
            <w:pPr>
              <w:widowControl w:val="0"/>
              <w:spacing w:after="0" w:line="240" w:lineRule="auto"/>
              <w:rPr>
                <w:color w:val="000000"/>
                <w:sz w:val="24"/>
                <w:szCs w:val="24"/>
              </w:rPr>
            </w:pPr>
            <w:r w:rsidDel="00000000" w:rsidR="00000000" w:rsidRPr="00000000">
              <w:rPr>
                <w:color w:val="1f1f1f"/>
                <w:sz w:val="24"/>
                <w:szCs w:val="24"/>
                <w:rtl w:val="0"/>
              </w:rPr>
              <w:t xml:space="preserve">"Dịch vụ HyperFast - {Số tháng} đã được kích hoạt thành công cho số điện thoại {SĐT}."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8">
            <w:pPr>
              <w:widowControl w:val="0"/>
              <w:spacing w:after="0" w:line="240" w:lineRule="auto"/>
              <w:rPr>
                <w:color w:val="000000"/>
                <w:sz w:val="24"/>
                <w:szCs w:val="24"/>
              </w:rPr>
            </w:pPr>
            <w:r w:rsidDel="00000000" w:rsidR="00000000" w:rsidRPr="00000000">
              <w:rPr>
                <w:color w:val="1f1f1f"/>
                <w:sz w:val="24"/>
                <w:szCs w:val="24"/>
                <w:rtl w:val="0"/>
              </w:rPr>
              <w:t xml:space="preserve">Hiển thị Popup thành công (Tích xanh). Hiển thị nút "Tải ứng dụng" trên màn hình hoàn tất.</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9">
            <w:pPr>
              <w:widowControl w:val="0"/>
              <w:spacing w:after="0" w:line="240" w:lineRule="auto"/>
              <w:rPr>
                <w:color w:val="000000"/>
                <w:sz w:val="24"/>
                <w:szCs w:val="24"/>
              </w:rPr>
            </w:pPr>
            <w:r w:rsidDel="00000000" w:rsidR="00000000" w:rsidRPr="00000000">
              <w:rPr>
                <w:color w:val="1f1f1f"/>
                <w:sz w:val="24"/>
                <w:szCs w:val="24"/>
                <w:rtl w:val="0"/>
              </w:rPr>
              <w:t xml:space="preserve">4. Kích hoạt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A">
            <w:pPr>
              <w:widowControl w:val="0"/>
              <w:spacing w:after="0" w:line="240" w:lineRule="auto"/>
              <w:rPr>
                <w:color w:val="000000"/>
                <w:sz w:val="24"/>
                <w:szCs w:val="24"/>
              </w:rPr>
            </w:pPr>
            <w:r w:rsidDel="00000000" w:rsidR="00000000" w:rsidRPr="00000000">
              <w:rPr>
                <w:color w:val="1f1f1f"/>
                <w:sz w:val="24"/>
                <w:szCs w:val="24"/>
                <w:rtl w:val="0"/>
              </w:rPr>
              <w:t xml:space="preserve">Kích hoạt thất bại (Lỗi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B">
            <w:pPr>
              <w:widowControl w:val="0"/>
              <w:spacing w:after="0" w:line="240" w:lineRule="auto"/>
              <w:rPr>
                <w:color w:val="000000"/>
                <w:sz w:val="24"/>
                <w:szCs w:val="24"/>
              </w:rPr>
            </w:pPr>
            <w:r w:rsidDel="00000000" w:rsidR="00000000" w:rsidRPr="00000000">
              <w:rPr>
                <w:color w:val="1f1f1f"/>
                <w:sz w:val="24"/>
                <w:szCs w:val="24"/>
                <w:rtl w:val="0"/>
              </w:rPr>
              <w:t xml:space="preserve">"Đã có lỗi trong quá trình xử lý, vui lòng thử lại sau hoặc liên hệ tổng đài 1900 6600 để được hỗ trợ!"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C">
            <w:pPr>
              <w:widowControl w:val="0"/>
              <w:spacing w:after="0" w:line="240" w:lineRule="auto"/>
              <w:rPr>
                <w:color w:val="000000"/>
                <w:sz w:val="24"/>
                <w:szCs w:val="24"/>
              </w:rPr>
            </w:pPr>
            <w:r w:rsidDel="00000000" w:rsidR="00000000" w:rsidRPr="00000000">
              <w:rPr>
                <w:color w:val="1f1f1f"/>
                <w:sz w:val="24"/>
                <w:szCs w:val="24"/>
                <w:rtl w:val="0"/>
              </w:rPr>
              <w:t xml:space="preserve">Hiển thị Popup lỗi (Dấu X đỏ). Ghi log đơn hàng "Chờ xử lý thủ công" trên Admin.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D">
            <w:pPr>
              <w:widowControl w:val="0"/>
              <w:spacing w:after="0" w:line="240" w:lineRule="auto"/>
              <w:rPr>
                <w:color w:val="000000"/>
                <w:sz w:val="24"/>
                <w:szCs w:val="24"/>
              </w:rPr>
            </w:pPr>
            <w:r w:rsidDel="00000000" w:rsidR="00000000" w:rsidRPr="00000000">
              <w:rPr>
                <w:color w:val="1f1f1f"/>
                <w:sz w:val="24"/>
                <w:szCs w:val="24"/>
                <w:rtl w:val="0"/>
              </w:rPr>
              <w:t xml:space="preserve">4. Kích hoạt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E">
            <w:pPr>
              <w:widowControl w:val="0"/>
              <w:spacing w:after="0" w:line="240" w:lineRule="auto"/>
              <w:rPr>
                <w:color w:val="000000"/>
                <w:sz w:val="24"/>
                <w:szCs w:val="24"/>
              </w:rPr>
            </w:pPr>
            <w:r w:rsidDel="00000000" w:rsidR="00000000" w:rsidRPr="00000000">
              <w:rPr>
                <w:color w:val="1f1f1f"/>
                <w:sz w:val="24"/>
                <w:szCs w:val="24"/>
                <w:rtl w:val="0"/>
              </w:rPr>
              <w:t xml:space="preserve">Hệ thống phản hồi chậm (Timeout)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7F">
            <w:pPr>
              <w:widowControl w:val="0"/>
              <w:spacing w:after="0" w:line="240" w:lineRule="auto"/>
              <w:rPr>
                <w:color w:val="000000"/>
                <w:sz w:val="24"/>
                <w:szCs w:val="24"/>
              </w:rPr>
            </w:pPr>
            <w:r w:rsidDel="00000000" w:rsidR="00000000" w:rsidRPr="00000000">
              <w:rPr>
                <w:color w:val="1f1f1f"/>
                <w:sz w:val="24"/>
                <w:szCs w:val="24"/>
                <w:rtl w:val="0"/>
              </w:rPr>
              <w:t xml:space="preserve">"Hệ thống đang bận xử lý, dịch vụ của Quý khách sẽ được kích hoạt trong ít phút. Vui lòng kiểm tra lại sau!"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80">
            <w:pPr>
              <w:widowControl w:val="0"/>
              <w:spacing w:after="0" w:line="240" w:lineRule="auto"/>
              <w:rPr>
                <w:color w:val="000000"/>
                <w:sz w:val="24"/>
                <w:szCs w:val="24"/>
              </w:rPr>
            </w:pPr>
            <w:r w:rsidDel="00000000" w:rsidR="00000000" w:rsidRPr="00000000">
              <w:rPr>
                <w:color w:val="1f1f1f"/>
                <w:sz w:val="24"/>
                <w:szCs w:val="24"/>
                <w:rtl w:val="0"/>
              </w:rPr>
              <w:t xml:space="preserve">Hiển thị Popup thông báo chờ. Chuyển trạng thái đơn hàng sang hàng đợi xử lý ngầm (Retry).</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81">
            <w:pPr>
              <w:widowControl w:val="0"/>
              <w:spacing w:after="0" w:line="240" w:lineRule="auto"/>
              <w:rPr>
                <w:color w:val="000000"/>
                <w:sz w:val="24"/>
                <w:szCs w:val="24"/>
              </w:rPr>
            </w:pPr>
            <w:r w:rsidDel="00000000" w:rsidR="00000000" w:rsidRPr="00000000">
              <w:rPr>
                <w:color w:val="1f1f1f"/>
                <w:sz w:val="24"/>
                <w:szCs w:val="24"/>
                <w:rtl w:val="0"/>
              </w:rPr>
              <w:t xml:space="preserve">5. Tải App</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82">
            <w:pPr>
              <w:widowControl w:val="0"/>
              <w:spacing w:after="0" w:line="240" w:lineRule="auto"/>
              <w:rPr>
                <w:color w:val="000000"/>
                <w:sz w:val="24"/>
                <w:szCs w:val="24"/>
              </w:rPr>
            </w:pPr>
            <w:r w:rsidDel="00000000" w:rsidR="00000000" w:rsidRPr="00000000">
              <w:rPr>
                <w:color w:val="1f1f1f"/>
                <w:sz w:val="24"/>
                <w:szCs w:val="24"/>
                <w:rtl w:val="0"/>
              </w:rPr>
              <w:t xml:space="preserve">Thiết bị không hợp lệ (Mobile/Mac)</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83">
            <w:pPr>
              <w:widowControl w:val="0"/>
              <w:spacing w:after="0" w:line="240" w:lineRule="auto"/>
              <w:rPr>
                <w:color w:val="000000"/>
                <w:sz w:val="24"/>
                <w:szCs w:val="24"/>
              </w:rPr>
            </w:pPr>
            <w:r w:rsidDel="00000000" w:rsidR="00000000" w:rsidRPr="00000000">
              <w:rPr>
                <w:color w:val="1f1f1f"/>
                <w:sz w:val="24"/>
                <w:szCs w:val="24"/>
                <w:rtl w:val="0"/>
              </w:rPr>
              <w:t xml:space="preserve">"Ứng dụng HyperFast không hỗ trợ trên thiết bị của bạn. Vui lòng sử dụng hệ điều hành Window để tải ứng dụng trên PC."</w:t>
            </w:r>
            <w:r w:rsidDel="00000000" w:rsidR="00000000" w:rsidRPr="00000000">
              <w:rPr>
                <w:rtl w:val="0"/>
              </w:rPr>
            </w:r>
          </w:p>
        </w:tc>
        <w:tc>
          <w:tcPr>
            <w:tcBorders>
              <w:top w:color="1f1f1f" w:space="0" w:sz="6" w:val="single"/>
              <w:left w:color="1f1f1f" w:space="0" w:sz="6" w:val="single"/>
              <w:bottom w:color="1f1f1f" w:space="0" w:sz="4" w:val="single"/>
              <w:right w:color="1f1f1f" w:space="0" w:sz="6" w:val="single"/>
            </w:tcBorders>
            <w:tcMar>
              <w:top w:w="20.0" w:type="dxa"/>
              <w:left w:w="20.0" w:type="dxa"/>
              <w:bottom w:w="100.0" w:type="dxa"/>
              <w:right w:w="20.0" w:type="dxa"/>
            </w:tcMar>
            <w:vAlign w:val="top"/>
          </w:tcPr>
          <w:p w:rsidR="00000000" w:rsidDel="00000000" w:rsidP="00000000" w:rsidRDefault="00000000" w:rsidRPr="00000000" w14:paraId="00000384">
            <w:pPr>
              <w:widowControl w:val="0"/>
              <w:spacing w:after="0" w:line="240" w:lineRule="auto"/>
              <w:rPr>
                <w:color w:val="000000"/>
                <w:sz w:val="24"/>
                <w:szCs w:val="24"/>
              </w:rPr>
            </w:pPr>
            <w:r w:rsidDel="00000000" w:rsidR="00000000" w:rsidRPr="00000000">
              <w:rPr>
                <w:color w:val="1f1f1f"/>
                <w:sz w:val="24"/>
                <w:szCs w:val="24"/>
                <w:rtl w:val="0"/>
              </w:rPr>
              <w:t xml:space="preserve">Khi nhấn "Tải ứng dụng", hệ thống check OS. Nếu sai, hiện Popup chặn và hướng dẫn chi tiết.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top"/>
          </w:tcPr>
          <w:p w:rsidR="00000000" w:rsidDel="00000000" w:rsidP="00000000" w:rsidRDefault="00000000" w:rsidRPr="00000000" w14:paraId="00000385">
            <w:pPr>
              <w:widowControl w:val="0"/>
              <w:spacing w:after="0" w:line="240" w:lineRule="auto"/>
              <w:rPr>
                <w:color w:val="000000"/>
                <w:sz w:val="24"/>
                <w:szCs w:val="24"/>
              </w:rPr>
            </w:pPr>
            <w:r w:rsidDel="00000000" w:rsidR="00000000" w:rsidRPr="00000000">
              <w:rPr>
                <w:color w:val="1f1f1f"/>
                <w:sz w:val="24"/>
                <w:szCs w:val="24"/>
                <w:rtl w:val="0"/>
              </w:rPr>
              <w:t xml:space="preserve">5. Tải App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top"/>
          </w:tcPr>
          <w:p w:rsidR="00000000" w:rsidDel="00000000" w:rsidP="00000000" w:rsidRDefault="00000000" w:rsidRPr="00000000" w14:paraId="00000386">
            <w:pPr>
              <w:widowControl w:val="0"/>
              <w:spacing w:after="0" w:line="240" w:lineRule="auto"/>
              <w:rPr>
                <w:color w:val="000000"/>
                <w:sz w:val="24"/>
                <w:szCs w:val="24"/>
              </w:rPr>
            </w:pPr>
            <w:r w:rsidDel="00000000" w:rsidR="00000000" w:rsidRPr="00000000">
              <w:rPr>
                <w:color w:val="1f1f1f"/>
                <w:sz w:val="24"/>
                <w:szCs w:val="24"/>
                <w:rtl w:val="0"/>
              </w:rPr>
              <w:t xml:space="preserve">Thiết bị hợp lệ (Windows PC)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top"/>
          </w:tcPr>
          <w:p w:rsidR="00000000" w:rsidDel="00000000" w:rsidP="00000000" w:rsidRDefault="00000000" w:rsidRPr="00000000" w14:paraId="00000387">
            <w:pPr>
              <w:widowControl w:val="0"/>
              <w:spacing w:after="0" w:line="240" w:lineRule="auto"/>
              <w:rPr>
                <w:color w:val="000000"/>
                <w:sz w:val="24"/>
                <w:szCs w:val="24"/>
              </w:rPr>
            </w:pPr>
            <w:r w:rsidDel="00000000" w:rsidR="00000000" w:rsidRPr="00000000">
              <w:rPr>
                <w:color w:val="1f1f1f"/>
                <w:sz w:val="24"/>
                <w:szCs w:val="24"/>
                <w:rtl w:val="0"/>
              </w:rPr>
              <w:t xml:space="preserve">"Đang tải xuống bộ cài đặt HyperFast..."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top"/>
          </w:tcPr>
          <w:p w:rsidR="00000000" w:rsidDel="00000000" w:rsidP="00000000" w:rsidRDefault="00000000" w:rsidRPr="00000000" w14:paraId="00000388">
            <w:pPr>
              <w:widowControl w:val="0"/>
              <w:spacing w:after="0" w:line="240" w:lineRule="auto"/>
              <w:rPr>
                <w:color w:val="000000"/>
                <w:sz w:val="24"/>
                <w:szCs w:val="24"/>
              </w:rPr>
            </w:pPr>
            <w:r w:rsidDel="00000000" w:rsidR="00000000" w:rsidRPr="00000000">
              <w:rPr>
                <w:color w:val="1f1f1f"/>
                <w:sz w:val="24"/>
                <w:szCs w:val="24"/>
                <w:rtl w:val="0"/>
              </w:rPr>
              <w:t xml:space="preserve">Trình duyệt thực hiện tải trực tiếp file cài đặt định dạng</w:t>
            </w:r>
            <w:r w:rsidDel="00000000" w:rsidR="00000000" w:rsidRPr="00000000">
              <w:rPr>
                <w:rtl w:val="0"/>
              </w:rPr>
            </w:r>
          </w:p>
        </w:tc>
      </w:tr>
    </w:tbl>
    <w:p w:rsidR="00000000" w:rsidDel="00000000" w:rsidP="00000000" w:rsidRDefault="00000000" w:rsidRPr="00000000" w14:paraId="00000389">
      <w:pPr>
        <w:spacing w:after="240" w:before="240" w:lineRule="auto"/>
        <w:rPr>
          <w:b w:val="1"/>
          <w:bCs w:val="1"/>
          <w:color w:val="000000"/>
        </w:rPr>
      </w:pPr>
      <w:r w:rsidDel="00000000" w:rsidR="00000000" w:rsidRPr="00000000">
        <w:rPr>
          <w:b w:val="1"/>
          <w:bCs w:val="1"/>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8A">
      <w:pPr>
        <w:spacing w:after="240" w:before="240" w:lineRule="auto"/>
        <w:rPr>
          <w:b w:val="1"/>
          <w:bCs w:val="1"/>
          <w:color w:val="000000"/>
        </w:rPr>
      </w:pPr>
      <w:r w:rsidDel="00000000" w:rsidR="00000000" w:rsidRPr="00000000">
        <w:rPr>
          <w:b w:val="1"/>
          <w:bCs w:val="1"/>
          <w:color w:val="000000"/>
          <w:rtl w:val="0"/>
        </w:rPr>
        <w:t xml:space="preserve">IV. Luồng Checkout Camera</w:t>
      </w:r>
    </w:p>
    <w:p w:rsidR="00000000" w:rsidDel="00000000" w:rsidP="00000000" w:rsidRDefault="00000000" w:rsidRPr="00000000" w14:paraId="0000038B">
      <w:pPr>
        <w:pStyle w:val="Heading3"/>
        <w:ind w:firstLine="720"/>
        <w:rPr/>
      </w:pPr>
      <w:bookmarkStart w:colFirst="0" w:colLast="0" w:name="_3fn54453cl3w" w:id="23"/>
      <w:bookmarkEnd w:id="23"/>
      <w:r w:rsidDel="00000000" w:rsidR="00000000" w:rsidRPr="00000000">
        <w:rPr>
          <w:rtl w:val="0"/>
        </w:rPr>
        <w:t xml:space="preserve">2. Business Workflow</w:t>
      </w:r>
    </w:p>
    <w:p w:rsidR="00000000" w:rsidDel="00000000" w:rsidP="00000000" w:rsidRDefault="00000000" w:rsidRPr="00000000" w14:paraId="0000038C">
      <w:pPr>
        <w:spacing w:after="240" w:before="240" w:lineRule="auto"/>
        <w:rPr>
          <w:color w:val="000000"/>
        </w:rPr>
      </w:pPr>
      <w:r w:rsidDel="00000000" w:rsidR="00000000" w:rsidRPr="00000000">
        <w:rPr>
          <w:color w:val="000000"/>
          <w:rtl w:val="0"/>
        </w:rPr>
        <w:t xml:space="preserve">Khách hàng đăng ký theo số lượng (được chọn từ trang chi tiết - Trang chi tiết chọn bao nhiêu thì truy cập trang checkout hiển thị bấy nhiêu</w:t>
      </w:r>
    </w:p>
    <w:p w:rsidR="00000000" w:rsidDel="00000000" w:rsidP="00000000" w:rsidRDefault="00000000" w:rsidRPr="00000000" w14:paraId="0000038D">
      <w:pPr>
        <w:spacing w:after="240" w:before="240" w:lineRule="auto"/>
        <w:rPr/>
      </w:pPr>
      <w:r w:rsidDel="00000000" w:rsidR="00000000" w:rsidRPr="00000000">
        <w:rPr>
          <w:color w:val="000000"/>
          <w:rtl w:val="0"/>
        </w:rPr>
        <w:t xml:space="preserve">Min/Max số lượng được cấu hình trên hệ thống QLCS</w:t>
      </w:r>
      <w:r w:rsidDel="00000000" w:rsidR="00000000" w:rsidRPr="00000000">
        <w:rPr>
          <w:rtl w:val="0"/>
        </w:rPr>
      </w:r>
    </w:p>
    <w:p w:rsidR="00000000" w:rsidDel="00000000" w:rsidP="00000000" w:rsidRDefault="00000000" w:rsidRPr="00000000" w14:paraId="0000038E">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1: Khách hàng mở màn hình Checkout</w:t>
      </w:r>
    </w:p>
    <w:p w:rsidR="00000000" w:rsidDel="00000000" w:rsidP="00000000" w:rsidRDefault="00000000" w:rsidRPr="00000000" w14:paraId="0000038F">
      <w:pPr>
        <w:spacing w:after="240" w:before="240" w:lineRule="auto"/>
        <w:rPr>
          <w:color w:val="000000"/>
        </w:rPr>
      </w:pPr>
      <w:r w:rsidDel="00000000" w:rsidR="00000000" w:rsidRPr="00000000">
        <w:rPr>
          <w:color w:val="000000"/>
          <w:rtl w:val="0"/>
        </w:rPr>
        <w:t xml:space="preserve">Khách hàng đã chọn sản phẩm từ trang chi tiết sản phẩm và chuyển sang màn hình Checkout.</w:t>
      </w:r>
    </w:p>
    <w:p w:rsidR="00000000" w:rsidDel="00000000" w:rsidP="00000000" w:rsidRDefault="00000000" w:rsidRPr="00000000" w14:paraId="00000390">
      <w:pPr>
        <w:spacing w:after="240" w:before="240" w:lineRule="auto"/>
        <w:rPr>
          <w:color w:val="000000"/>
        </w:rPr>
      </w:pPr>
      <w:r w:rsidDel="00000000" w:rsidR="00000000" w:rsidRPr="00000000">
        <w:rPr>
          <w:color w:val="000000"/>
          <w:rtl w:val="0"/>
        </w:rPr>
        <w:t xml:space="preserve">Hệ thống sẽ hiển thị:</w:t>
      </w:r>
    </w:p>
    <w:p w:rsidR="00000000" w:rsidDel="00000000" w:rsidP="00000000" w:rsidRDefault="00000000" w:rsidRPr="00000000" w14:paraId="00000391">
      <w:pPr>
        <w:numPr>
          <w:ilvl w:val="0"/>
          <w:numId w:val="28"/>
        </w:numPr>
        <w:spacing w:after="0" w:afterAutospacing="0" w:before="240" w:lineRule="auto"/>
        <w:ind w:left="720" w:hanging="360"/>
      </w:pPr>
      <w:r w:rsidDel="00000000" w:rsidR="00000000" w:rsidRPr="00000000">
        <w:rPr>
          <w:color w:val="000000"/>
          <w:rtl w:val="0"/>
        </w:rPr>
        <w:t xml:space="preserve">Thông tin sản phẩm đã chọn - Cloud đi kèm</w:t>
      </w:r>
    </w:p>
    <w:p w:rsidR="00000000" w:rsidDel="00000000" w:rsidP="00000000" w:rsidRDefault="00000000" w:rsidRPr="00000000" w14:paraId="00000392">
      <w:pPr>
        <w:numPr>
          <w:ilvl w:val="0"/>
          <w:numId w:val="28"/>
        </w:numPr>
        <w:spacing w:after="0" w:afterAutospacing="0" w:before="0" w:beforeAutospacing="0" w:lineRule="auto"/>
        <w:ind w:left="720" w:hanging="360"/>
      </w:pPr>
      <w:r w:rsidDel="00000000" w:rsidR="00000000" w:rsidRPr="00000000">
        <w:rPr>
          <w:color w:val="000000"/>
          <w:rtl w:val="0"/>
        </w:rPr>
        <w:t xml:space="preserve">Giá Camera + Cloud</w:t>
      </w:r>
    </w:p>
    <w:p w:rsidR="00000000" w:rsidDel="00000000" w:rsidP="00000000" w:rsidRDefault="00000000" w:rsidRPr="00000000" w14:paraId="00000393">
      <w:pPr>
        <w:numPr>
          <w:ilvl w:val="0"/>
          <w:numId w:val="28"/>
        </w:numPr>
        <w:spacing w:after="0" w:afterAutospacing="0" w:before="0" w:beforeAutospacing="0" w:lineRule="auto"/>
        <w:ind w:left="720" w:hanging="360"/>
      </w:pPr>
      <w:r w:rsidDel="00000000" w:rsidR="00000000" w:rsidRPr="00000000">
        <w:rPr>
          <w:color w:val="000000"/>
          <w:rtl w:val="0"/>
        </w:rPr>
        <w:t xml:space="preserve">Các thông tin cần nhập của khách hàng</w:t>
      </w:r>
    </w:p>
    <w:p w:rsidR="00000000" w:rsidDel="00000000" w:rsidP="00000000" w:rsidRDefault="00000000" w:rsidRPr="00000000" w14:paraId="00000394">
      <w:pPr>
        <w:numPr>
          <w:ilvl w:val="0"/>
          <w:numId w:val="28"/>
        </w:numPr>
        <w:spacing w:after="240" w:before="0" w:beforeAutospacing="0" w:lineRule="auto"/>
        <w:ind w:left="720" w:hanging="360"/>
      </w:pPr>
      <w:r w:rsidDel="00000000" w:rsidR="00000000" w:rsidRPr="00000000">
        <w:rPr>
          <w:color w:val="000000"/>
          <w:rtl w:val="0"/>
        </w:rPr>
        <w:t xml:space="preserve">Các phương thức thanh toán có thể sử dụng</w:t>
      </w:r>
    </w:p>
    <w:p w:rsidR="00000000" w:rsidDel="00000000" w:rsidP="00000000" w:rsidRDefault="00000000" w:rsidRPr="00000000" w14:paraId="00000395">
      <w:pPr>
        <w:spacing w:after="240" w:before="240" w:lineRule="auto"/>
        <w:rPr>
          <w:color w:val="000000"/>
        </w:rPr>
      </w:pPr>
      <w:r w:rsidDel="00000000" w:rsidR="00000000" w:rsidRPr="00000000">
        <w:rPr>
          <w:color w:val="000000"/>
          <w:rtl w:val="0"/>
        </w:rPr>
        <w:t xml:space="preserve">Lưu ý:</w:t>
      </w:r>
    </w:p>
    <w:p w:rsidR="00000000" w:rsidDel="00000000" w:rsidP="00000000" w:rsidRDefault="00000000" w:rsidRPr="00000000" w14:paraId="00000396">
      <w:pPr>
        <w:spacing w:after="240" w:before="240" w:lineRule="auto"/>
        <w:rPr>
          <w:color w:val="000000"/>
        </w:rPr>
      </w:pPr>
      <w:r w:rsidDel="00000000" w:rsidR="00000000" w:rsidRPr="00000000">
        <w:rPr>
          <w:color w:val="000000"/>
          <w:rtl w:val="0"/>
        </w:rPr>
        <w:t xml:space="preserve">Khách hàng không được chỉnh sửa sản phẩm tại màn hình này.</w:t>
        <w:br w:type="textWrapping"/>
        <w:t xml:space="preserve"> Nếu muốn thay đổi sản phẩm, khách hàng phải quay lại trang chi tiết sản phẩm.</w:t>
      </w:r>
    </w:p>
    <w:p w:rsidR="00000000" w:rsidDel="00000000" w:rsidP="00000000" w:rsidRDefault="00000000" w:rsidRPr="00000000" w14:paraId="00000397">
      <w:pPr>
        <w:spacing w:after="80" w:before="360" w:lineRule="auto"/>
        <w:rPr>
          <w:b w:val="1"/>
          <w:bCs w:val="1"/>
          <w:color w:val="000000"/>
        </w:rPr>
      </w:pPr>
      <w:r w:rsidDel="00000000" w:rsidR="00000000" w:rsidRPr="00000000">
        <w:rPr>
          <w:b w:val="1"/>
          <w:bCs w:val="1"/>
          <w:color w:val="000000"/>
          <w:rtl w:val="0"/>
        </w:rPr>
        <w:t xml:space="preserve">Bước 2: Khách hàng nhập thông tin cá nhân</w:t>
      </w:r>
    </w:p>
    <w:p w:rsidR="00000000" w:rsidDel="00000000" w:rsidP="00000000" w:rsidRDefault="00000000" w:rsidRPr="00000000" w14:paraId="00000398">
      <w:pPr>
        <w:spacing w:after="240" w:before="240" w:lineRule="auto"/>
        <w:rPr>
          <w:color w:val="000000"/>
        </w:rPr>
      </w:pPr>
      <w:r w:rsidDel="00000000" w:rsidR="00000000" w:rsidRPr="00000000">
        <w:rPr>
          <w:color w:val="000000"/>
          <w:rtl w:val="0"/>
        </w:rPr>
        <w:t xml:space="preserve">Khách hàng nhập các thông tin theo yêu cầu của dịch vụ.</w:t>
      </w:r>
    </w:p>
    <w:p w:rsidR="00000000" w:rsidDel="00000000" w:rsidP="00000000" w:rsidRDefault="00000000" w:rsidRPr="00000000" w14:paraId="00000399">
      <w:pPr>
        <w:numPr>
          <w:ilvl w:val="0"/>
          <w:numId w:val="9"/>
        </w:numPr>
        <w:spacing w:after="0" w:afterAutospacing="0" w:before="240" w:lineRule="auto"/>
        <w:ind w:left="720" w:hanging="360"/>
        <w:rPr>
          <w:color w:val="000000"/>
        </w:rPr>
      </w:pPr>
      <w:r w:rsidDel="00000000" w:rsidR="00000000" w:rsidRPr="00000000">
        <w:rPr>
          <w:color w:val="000000"/>
          <w:rtl w:val="0"/>
        </w:rPr>
        <w:t xml:space="preserve">Họ tên</w:t>
      </w:r>
    </w:p>
    <w:p w:rsidR="00000000" w:rsidDel="00000000" w:rsidP="00000000" w:rsidRDefault="00000000" w:rsidRPr="00000000" w14:paraId="0000039A">
      <w:pPr>
        <w:numPr>
          <w:ilvl w:val="0"/>
          <w:numId w:val="9"/>
        </w:numPr>
        <w:spacing w:after="240" w:before="0" w:beforeAutospacing="0" w:lineRule="auto"/>
        <w:ind w:left="720" w:hanging="360"/>
        <w:rPr>
          <w:color w:val="000000"/>
        </w:rPr>
      </w:pPr>
      <w:r w:rsidDel="00000000" w:rsidR="00000000" w:rsidRPr="00000000">
        <w:rPr>
          <w:color w:val="000000"/>
          <w:rtl w:val="0"/>
        </w:rPr>
        <w:t xml:space="preserve">Số điện thoại</w:t>
      </w:r>
    </w:p>
    <w:p w:rsidR="00000000" w:rsidDel="00000000" w:rsidP="00000000" w:rsidRDefault="00000000" w:rsidRPr="00000000" w14:paraId="0000039B">
      <w:pPr>
        <w:spacing w:after="240" w:before="240" w:lineRule="auto"/>
        <w:rPr>
          <w:color w:val="000000"/>
        </w:rPr>
      </w:pPr>
      <w:r w:rsidDel="00000000" w:rsidR="00000000" w:rsidRPr="00000000">
        <w:rPr>
          <w:color w:val="000000"/>
          <w:rtl w:val="0"/>
        </w:rPr>
        <w:t xml:space="preserve">Hệ thống sẽ kiểm tra:</w:t>
      </w:r>
    </w:p>
    <w:p w:rsidR="00000000" w:rsidDel="00000000" w:rsidP="00000000" w:rsidRDefault="00000000" w:rsidRPr="00000000" w14:paraId="0000039C">
      <w:pPr>
        <w:numPr>
          <w:ilvl w:val="0"/>
          <w:numId w:val="33"/>
        </w:numPr>
        <w:spacing w:after="0" w:afterAutospacing="0" w:before="240" w:lineRule="auto"/>
        <w:ind w:left="1440" w:hanging="360"/>
        <w:rPr>
          <w:color w:val="000000"/>
        </w:rPr>
      </w:pPr>
      <w:r w:rsidDel="00000000" w:rsidR="00000000" w:rsidRPr="00000000">
        <w:rPr>
          <w:color w:val="000000"/>
          <w:rtl w:val="0"/>
        </w:rPr>
        <w:t xml:space="preserve">Thông tin đã nhập có đầy đủ hay chưa</w:t>
      </w:r>
    </w:p>
    <w:p w:rsidR="00000000" w:rsidDel="00000000" w:rsidP="00000000" w:rsidRDefault="00000000" w:rsidRPr="00000000" w14:paraId="0000039D">
      <w:pPr>
        <w:numPr>
          <w:ilvl w:val="0"/>
          <w:numId w:val="33"/>
        </w:numPr>
        <w:spacing w:after="240" w:before="0" w:beforeAutospacing="0" w:lineRule="auto"/>
        <w:ind w:left="1440" w:hanging="360"/>
        <w:rPr>
          <w:color w:val="000000"/>
        </w:rPr>
      </w:pPr>
      <w:r w:rsidDel="00000000" w:rsidR="00000000" w:rsidRPr="00000000">
        <w:rPr>
          <w:color w:val="000000"/>
          <w:rtl w:val="0"/>
        </w:rPr>
        <w:t xml:space="preserve">Số điện thoại có đúng định dạng hay không</w:t>
      </w:r>
    </w:p>
    <w:p w:rsidR="00000000" w:rsidDel="00000000" w:rsidP="00000000" w:rsidRDefault="00000000" w:rsidRPr="00000000" w14:paraId="0000039E">
      <w:pPr>
        <w:spacing w:after="240" w:before="240" w:lineRule="auto"/>
        <w:rPr>
          <w:color w:val="000000"/>
        </w:rPr>
      </w:pPr>
      <w:r w:rsidDel="00000000" w:rsidR="00000000" w:rsidRPr="00000000">
        <w:rPr>
          <w:color w:val="000000"/>
          <w:rtl w:val="0"/>
        </w:rPr>
        <w:t xml:space="preserve">Nếu thông tin không hợp lệ, hệ thống sẽ hiển thị thông báo để khách hàng chỉnh sửa.</w:t>
      </w:r>
    </w:p>
    <w:p w:rsidR="00000000" w:rsidDel="00000000" w:rsidP="00000000" w:rsidRDefault="00000000" w:rsidRPr="00000000" w14:paraId="0000039F">
      <w:pPr>
        <w:numPr>
          <w:ilvl w:val="0"/>
          <w:numId w:val="34"/>
        </w:numPr>
        <w:spacing w:after="0" w:afterAutospacing="0" w:before="240" w:lineRule="auto"/>
        <w:ind w:left="720" w:hanging="360"/>
        <w:rPr>
          <w:color w:val="000000"/>
        </w:rPr>
      </w:pPr>
      <w:r w:rsidDel="00000000" w:rsidR="00000000" w:rsidRPr="00000000">
        <w:rPr>
          <w:color w:val="000000"/>
          <w:rtl w:val="0"/>
        </w:rPr>
        <w:t xml:space="preserve">Địa chỉ trước sáp nhập (đi theo luồng địa chỉ 2 cấp): KH bấm vào show popup cho KH chọn địa chỉ trước sáp nhập =&gt; Sau khi chọn xong Hệ thống sẽ chuyển đổi sang địa chỉ sau sáp nhập </w:t>
      </w:r>
    </w:p>
    <w:p w:rsidR="00000000" w:rsidDel="00000000" w:rsidP="00000000" w:rsidRDefault="00000000" w:rsidRPr="00000000" w14:paraId="000003A0">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Địa chỉ lắp đặt: Màn hình mặc định sẽ hiển thị “Tỉnh/Thành phố” , Sau khi KH chọn xong Tỉnh/Thành phố thì show toàn bộ các trường dữ liệu khác </w:t>
      </w:r>
    </w:p>
    <w:p w:rsidR="00000000" w:rsidDel="00000000" w:rsidP="00000000" w:rsidRDefault="00000000" w:rsidRPr="00000000" w14:paraId="000003A1">
      <w:pPr>
        <w:numPr>
          <w:ilvl w:val="1"/>
          <w:numId w:val="34"/>
        </w:numPr>
        <w:spacing w:after="240" w:before="0" w:beforeAutospacing="0" w:lineRule="auto"/>
        <w:ind w:left="1440" w:hanging="360"/>
        <w:rPr>
          <w:color w:val="000000"/>
          <w:u w:val="none"/>
        </w:rPr>
      </w:pPr>
      <w:r w:rsidDel="00000000" w:rsidR="00000000" w:rsidRPr="00000000">
        <w:rPr>
          <w:color w:val="000000"/>
          <w:rtl w:val="0"/>
        </w:rPr>
        <w:t xml:space="preserve">Số nhà &amp; Ghi chú: Max 50 kí tự</w:t>
      </w:r>
    </w:p>
    <w:p w:rsidR="00000000" w:rsidDel="00000000" w:rsidP="00000000" w:rsidRDefault="00000000" w:rsidRPr="00000000" w14:paraId="000003A2">
      <w:pPr>
        <w:spacing w:after="80" w:before="360" w:lineRule="auto"/>
        <w:rPr>
          <w:b w:val="1"/>
          <w:bCs w:val="1"/>
          <w:color w:val="000000"/>
        </w:rPr>
      </w:pPr>
      <w:r w:rsidDel="00000000" w:rsidR="00000000" w:rsidRPr="00000000">
        <w:rPr>
          <w:b w:val="1"/>
          <w:bCs w:val="1"/>
          <w:color w:val="000000"/>
          <w:rtl w:val="0"/>
        </w:rPr>
        <w:t xml:space="preserve">Bước 3: Khách hàng chọn phương thức thanh toán</w:t>
      </w:r>
    </w:p>
    <w:p w:rsidR="00000000" w:rsidDel="00000000" w:rsidP="00000000" w:rsidRDefault="00000000" w:rsidRPr="00000000" w14:paraId="000003A3">
      <w:pPr>
        <w:spacing w:after="240" w:before="240" w:lineRule="auto"/>
        <w:rPr>
          <w:color w:val="000000"/>
        </w:rPr>
      </w:pPr>
      <w:r w:rsidDel="00000000" w:rsidR="00000000" w:rsidRPr="00000000">
        <w:rPr>
          <w:color w:val="000000"/>
          <w:rtl w:val="0"/>
        </w:rPr>
        <w:t xml:space="preserve">Màn hình sẽ hiển thị các phương thức thanh toán được hỗ trợ cho dịch vụ.</w:t>
      </w:r>
    </w:p>
    <w:p w:rsidR="00000000" w:rsidDel="00000000" w:rsidP="00000000" w:rsidRDefault="00000000" w:rsidRPr="00000000" w14:paraId="000003A4">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3A5">
      <w:pPr>
        <w:numPr>
          <w:ilvl w:val="0"/>
          <w:numId w:val="8"/>
        </w:numPr>
        <w:spacing w:after="0" w:afterAutospacing="0" w:before="240" w:lineRule="auto"/>
        <w:ind w:left="720" w:hanging="360"/>
        <w:rPr>
          <w:color w:val="000000"/>
        </w:rPr>
      </w:pPr>
      <w:r w:rsidDel="00000000" w:rsidR="00000000" w:rsidRPr="00000000">
        <w:rPr>
          <w:color w:val="000000"/>
          <w:rtl w:val="0"/>
        </w:rPr>
        <w:t xml:space="preserve">VietQR</w:t>
      </w:r>
    </w:p>
    <w:p w:rsidR="00000000" w:rsidDel="00000000" w:rsidP="00000000" w:rsidRDefault="00000000" w:rsidRPr="00000000" w14:paraId="000003A6">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Ví MoMo</w:t>
      </w:r>
    </w:p>
    <w:p w:rsidR="00000000" w:rsidDel="00000000" w:rsidP="00000000" w:rsidRDefault="00000000" w:rsidRPr="00000000" w14:paraId="000003A7">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3A8">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Thẻ quốc tế</w:t>
      </w:r>
    </w:p>
    <w:p w:rsidR="00000000" w:rsidDel="00000000" w:rsidP="00000000" w:rsidRDefault="00000000" w:rsidRPr="00000000" w14:paraId="000003A9">
      <w:pPr>
        <w:numPr>
          <w:ilvl w:val="0"/>
          <w:numId w:val="8"/>
        </w:numPr>
        <w:spacing w:after="240" w:before="0" w:beforeAutospacing="0" w:lineRule="auto"/>
        <w:ind w:left="720" w:hanging="360"/>
        <w:rPr>
          <w:color w:val="000000"/>
          <w:u w:val="none"/>
        </w:rPr>
      </w:pPr>
      <w:r w:rsidDel="00000000" w:rsidR="00000000" w:rsidRPr="00000000">
        <w:rPr>
          <w:color w:val="000000"/>
          <w:rtl w:val="0"/>
        </w:rPr>
        <w:t xml:space="preserve">Thanh toán tại nhà</w:t>
      </w:r>
    </w:p>
    <w:p w:rsidR="00000000" w:rsidDel="00000000" w:rsidP="00000000" w:rsidRDefault="00000000" w:rsidRPr="00000000" w14:paraId="000003AA">
      <w:pPr>
        <w:spacing w:after="240" w:before="240" w:lineRule="auto"/>
        <w:rPr>
          <w:color w:val="000000"/>
        </w:rPr>
      </w:pPr>
      <w:r w:rsidDel="00000000" w:rsidR="00000000" w:rsidRPr="00000000">
        <w:rPr>
          <w:color w:val="000000"/>
          <w:rtl w:val="0"/>
        </w:rPr>
        <w:t xml:space="preserve">Danh sách phương thức thanh toán này </w:t>
      </w:r>
      <w:r w:rsidDel="00000000" w:rsidR="00000000" w:rsidRPr="00000000">
        <w:rPr>
          <w:b w:val="1"/>
          <w:bCs w:val="1"/>
          <w:color w:val="000000"/>
          <w:rtl w:val="0"/>
        </w:rPr>
        <w:t xml:space="preserve">được cấu hình từ hệ thống</w:t>
      </w:r>
      <w:r w:rsidDel="00000000" w:rsidR="00000000" w:rsidRPr="00000000">
        <w:rPr>
          <w:color w:val="000000"/>
          <w:rtl w:val="0"/>
        </w:rPr>
        <w:t xml:space="preserve">.</w:t>
      </w:r>
    </w:p>
    <w:p w:rsidR="00000000" w:rsidDel="00000000" w:rsidP="00000000" w:rsidRDefault="00000000" w:rsidRPr="00000000" w14:paraId="000003AB">
      <w:pPr>
        <w:spacing w:after="240" w:before="240" w:lineRule="auto"/>
        <w:rPr>
          <w:color w:val="000000"/>
        </w:rPr>
      </w:pPr>
      <w:r w:rsidDel="00000000" w:rsidR="00000000" w:rsidRPr="00000000">
        <w:rPr>
          <w:color w:val="000000"/>
          <w:rtl w:val="0"/>
        </w:rPr>
        <w:t xml:space="preserve">Khách hàng chọn một phương thức để thanh toán.</w:t>
      </w:r>
    </w:p>
    <w:p w:rsidR="00000000" w:rsidDel="00000000" w:rsidP="00000000" w:rsidRDefault="00000000" w:rsidRPr="00000000" w14:paraId="000003AC">
      <w:pPr>
        <w:spacing w:after="80" w:before="360" w:lineRule="auto"/>
        <w:rPr>
          <w:b w:val="1"/>
          <w:bCs w:val="1"/>
          <w:color w:val="000000"/>
        </w:rPr>
      </w:pPr>
      <w:r w:rsidDel="00000000" w:rsidR="00000000" w:rsidRPr="00000000">
        <w:rPr>
          <w:b w:val="1"/>
          <w:bCs w:val="1"/>
          <w:color w:val="000000"/>
          <w:rtl w:val="0"/>
        </w:rPr>
        <w:t xml:space="preserve">Bước 4: Khách hàng chọn ưu đãi (Voucher) (Nếu có)</w:t>
      </w:r>
    </w:p>
    <w:p w:rsidR="00000000" w:rsidDel="00000000" w:rsidP="00000000" w:rsidRDefault="00000000" w:rsidRPr="00000000" w14:paraId="000003AD">
      <w:pPr>
        <w:spacing w:after="240" w:before="240" w:lineRule="auto"/>
        <w:rPr>
          <w:color w:val="000000"/>
        </w:rPr>
      </w:pPr>
      <w:r w:rsidDel="00000000" w:rsidR="00000000" w:rsidRPr="00000000">
        <w:rPr>
          <w:color w:val="000000"/>
          <w:rtl w:val="0"/>
        </w:rPr>
        <w:t xml:space="preserve">Khách hàng có thể chọn voucher nếu đủ điều kiện.</w:t>
      </w:r>
    </w:p>
    <w:p w:rsidR="00000000" w:rsidDel="00000000" w:rsidP="00000000" w:rsidRDefault="00000000" w:rsidRPr="00000000" w14:paraId="000003AE">
      <w:pPr>
        <w:spacing w:after="240" w:before="240" w:lineRule="auto"/>
        <w:rPr>
          <w:color w:val="000000"/>
        </w:rPr>
      </w:pPr>
      <w:r w:rsidDel="00000000" w:rsidR="00000000" w:rsidRPr="00000000">
        <w:rPr>
          <w:color w:val="000000"/>
          <w:rtl w:val="0"/>
        </w:rPr>
        <w:t xml:space="preserve">Khi khách hàng chọn voucher, hệ thống sẽ kiểm tra:</w:t>
      </w:r>
    </w:p>
    <w:p w:rsidR="00000000" w:rsidDel="00000000" w:rsidP="00000000" w:rsidRDefault="00000000" w:rsidRPr="00000000" w14:paraId="000003AF">
      <w:pPr>
        <w:numPr>
          <w:ilvl w:val="0"/>
          <w:numId w:val="31"/>
        </w:numPr>
        <w:spacing w:after="0" w:afterAutospacing="0" w:before="240" w:lineRule="auto"/>
        <w:ind w:left="720" w:hanging="360"/>
        <w:rPr>
          <w:color w:val="000000"/>
        </w:rPr>
      </w:pPr>
      <w:r w:rsidDel="00000000" w:rsidR="00000000" w:rsidRPr="00000000">
        <w:rPr>
          <w:color w:val="000000"/>
          <w:rtl w:val="0"/>
        </w:rPr>
        <w:t xml:space="preserve">Voucher có còn hiệu lực hay không</w:t>
      </w:r>
    </w:p>
    <w:p w:rsidR="00000000" w:rsidDel="00000000" w:rsidP="00000000" w:rsidRDefault="00000000" w:rsidRPr="00000000" w14:paraId="000003B0">
      <w:pPr>
        <w:numPr>
          <w:ilvl w:val="0"/>
          <w:numId w:val="31"/>
        </w:numPr>
        <w:spacing w:after="0" w:afterAutospacing="0" w:before="0" w:beforeAutospacing="0" w:lineRule="auto"/>
        <w:ind w:left="720" w:hanging="360"/>
        <w:rPr>
          <w:color w:val="000000"/>
        </w:rPr>
      </w:pPr>
      <w:r w:rsidDel="00000000" w:rsidR="00000000" w:rsidRPr="00000000">
        <w:rPr>
          <w:color w:val="000000"/>
          <w:rtl w:val="0"/>
        </w:rPr>
        <w:t xml:space="preserve">Đơn hàng có đủ điều kiện áp dụng voucher hay không</w:t>
      </w:r>
    </w:p>
    <w:p w:rsidR="00000000" w:rsidDel="00000000" w:rsidP="00000000" w:rsidRDefault="00000000" w:rsidRPr="00000000" w14:paraId="000003B1">
      <w:pPr>
        <w:numPr>
          <w:ilvl w:val="0"/>
          <w:numId w:val="31"/>
        </w:numPr>
        <w:spacing w:after="240" w:before="0" w:beforeAutospacing="0" w:lineRule="auto"/>
        <w:ind w:left="720" w:hanging="360"/>
        <w:rPr>
          <w:color w:val="000000"/>
        </w:rPr>
      </w:pPr>
      <w:r w:rsidDel="00000000" w:rsidR="00000000" w:rsidRPr="00000000">
        <w:rPr>
          <w:color w:val="000000"/>
          <w:rtl w:val="0"/>
        </w:rPr>
        <w:t xml:space="preserve">Voucher có được sử dụng cùng với voucher khác hay không</w:t>
      </w:r>
    </w:p>
    <w:p w:rsidR="00000000" w:rsidDel="00000000" w:rsidP="00000000" w:rsidRDefault="00000000" w:rsidRPr="00000000" w14:paraId="000003B2">
      <w:pPr>
        <w:spacing w:after="240" w:before="240" w:lineRule="auto"/>
        <w:rPr>
          <w:color w:val="000000"/>
        </w:rPr>
      </w:pPr>
      <w:r w:rsidDel="00000000" w:rsidR="00000000" w:rsidRPr="00000000">
        <w:rPr>
          <w:color w:val="000000"/>
          <w:rtl w:val="0"/>
        </w:rPr>
        <w:t xml:space="preserve">Nếu voucher không hợp lệ, hệ thống sẽ hiển thị thông báo cho khách hàng.</w:t>
      </w:r>
    </w:p>
    <w:p w:rsidR="00000000" w:rsidDel="00000000" w:rsidP="00000000" w:rsidRDefault="00000000" w:rsidRPr="00000000" w14:paraId="000003B3">
      <w:pPr>
        <w:spacing w:after="240" w:before="240" w:lineRule="auto"/>
        <w:rPr>
          <w:color w:val="000000"/>
        </w:rPr>
      </w:pPr>
      <w:r w:rsidDel="00000000" w:rsidR="00000000" w:rsidRPr="00000000">
        <w:rPr>
          <w:color w:val="000000"/>
          <w:rtl w:val="0"/>
        </w:rPr>
        <w:t xml:space="preserve">Sau khi khách hàng xác nhận sử dụng voucher, hệ thống sẽ:</w:t>
      </w:r>
    </w:p>
    <w:p w:rsidR="00000000" w:rsidDel="00000000" w:rsidP="00000000" w:rsidRDefault="00000000" w:rsidRPr="00000000" w14:paraId="000003B4">
      <w:pPr>
        <w:numPr>
          <w:ilvl w:val="0"/>
          <w:numId w:val="7"/>
        </w:numPr>
        <w:spacing w:after="0" w:afterAutospacing="0" w:before="240" w:lineRule="auto"/>
        <w:ind w:left="720" w:hanging="360"/>
        <w:rPr>
          <w:color w:val="000000"/>
        </w:rPr>
      </w:pPr>
      <w:r w:rsidDel="00000000" w:rsidR="00000000" w:rsidRPr="00000000">
        <w:rPr>
          <w:color w:val="000000"/>
          <w:rtl w:val="0"/>
        </w:rPr>
        <w:t xml:space="preserve">Áp dụng ưu đãi</w:t>
      </w:r>
    </w:p>
    <w:p w:rsidR="00000000" w:rsidDel="00000000" w:rsidP="00000000" w:rsidRDefault="00000000" w:rsidRPr="00000000" w14:paraId="000003B5">
      <w:pPr>
        <w:numPr>
          <w:ilvl w:val="0"/>
          <w:numId w:val="7"/>
        </w:numPr>
        <w:spacing w:after="240" w:before="0" w:beforeAutospacing="0" w:lineRule="auto"/>
        <w:ind w:left="720" w:hanging="360"/>
        <w:rPr>
          <w:color w:val="000000"/>
        </w:rPr>
      </w:pPr>
      <w:r w:rsidDel="00000000" w:rsidR="00000000" w:rsidRPr="00000000">
        <w:rPr>
          <w:color w:val="000000"/>
          <w:rtl w:val="0"/>
        </w:rPr>
        <w:t xml:space="preserve">Tính lại số tiền cần thanh toán</w:t>
      </w:r>
    </w:p>
    <w:p w:rsidR="00000000" w:rsidDel="00000000" w:rsidP="00000000" w:rsidRDefault="00000000" w:rsidRPr="00000000" w14:paraId="000003B6">
      <w:pPr>
        <w:spacing w:after="80" w:before="360" w:lineRule="auto"/>
        <w:rPr>
          <w:b w:val="1"/>
          <w:bCs w:val="1"/>
          <w:color w:val="000000"/>
        </w:rPr>
      </w:pPr>
      <w:r w:rsidDel="00000000" w:rsidR="00000000" w:rsidRPr="00000000">
        <w:rPr>
          <w:b w:val="1"/>
          <w:bCs w:val="1"/>
          <w:color w:val="000000"/>
          <w:rtl w:val="0"/>
        </w:rPr>
        <w:t xml:space="preserve">Bước 7: Khách hàng thực hiện thanh toán</w:t>
      </w:r>
    </w:p>
    <w:p w:rsidR="00000000" w:rsidDel="00000000" w:rsidP="00000000" w:rsidRDefault="00000000" w:rsidRPr="00000000" w14:paraId="000003B7">
      <w:pPr>
        <w:spacing w:after="240" w:before="240" w:lineRule="auto"/>
        <w:rPr>
          <w:color w:val="000000"/>
        </w:rPr>
      </w:pPr>
      <w:r w:rsidDel="00000000" w:rsidR="00000000" w:rsidRPr="00000000">
        <w:rPr>
          <w:color w:val="000000"/>
          <w:rtl w:val="0"/>
        </w:rPr>
        <w:t xml:space="preserve">Khách hàng nhấn </w:t>
      </w:r>
      <w:r w:rsidDel="00000000" w:rsidR="00000000" w:rsidRPr="00000000">
        <w:rPr>
          <w:b w:val="1"/>
          <w:bCs w:val="1"/>
          <w:color w:val="000000"/>
          <w:rtl w:val="0"/>
        </w:rPr>
        <w:t xml:space="preserve">Thanh toán</w:t>
      </w:r>
      <w:r w:rsidDel="00000000" w:rsidR="00000000" w:rsidRPr="00000000">
        <w:rPr>
          <w:color w:val="000000"/>
          <w:rtl w:val="0"/>
        </w:rPr>
        <w:t xml:space="preserve">.</w:t>
      </w:r>
    </w:p>
    <w:p w:rsidR="00000000" w:rsidDel="00000000" w:rsidP="00000000" w:rsidRDefault="00000000" w:rsidRPr="00000000" w14:paraId="000003B8">
      <w:pPr>
        <w:spacing w:after="240" w:before="240" w:lineRule="auto"/>
        <w:rPr>
          <w:color w:val="000000"/>
        </w:rPr>
      </w:pPr>
      <w:r w:rsidDel="00000000" w:rsidR="00000000" w:rsidRPr="00000000">
        <w:rPr>
          <w:color w:val="000000"/>
          <w:rtl w:val="0"/>
        </w:rPr>
        <w:t xml:space="preserve">Hệ thống sẽ chuyển khách hàng đến </w:t>
      </w:r>
      <w:r w:rsidDel="00000000" w:rsidR="00000000" w:rsidRPr="00000000">
        <w:rPr>
          <w:b w:val="1"/>
          <w:bCs w:val="1"/>
          <w:color w:val="000000"/>
          <w:rtl w:val="0"/>
        </w:rPr>
        <w:t xml:space="preserve">cổng thanh toán</w:t>
      </w:r>
      <w:r w:rsidDel="00000000" w:rsidR="00000000" w:rsidRPr="00000000">
        <w:rPr>
          <w:color w:val="000000"/>
          <w:rtl w:val="0"/>
        </w:rPr>
        <w:t xml:space="preserve"> để hoàn tất giao dịch.</w:t>
      </w:r>
    </w:p>
    <w:p w:rsidR="00000000" w:rsidDel="00000000" w:rsidP="00000000" w:rsidRDefault="00000000" w:rsidRPr="00000000" w14:paraId="000003B9">
      <w:pPr>
        <w:spacing w:after="80" w:before="360" w:lineRule="auto"/>
        <w:rPr>
          <w:b w:val="1"/>
          <w:bCs w:val="1"/>
          <w:color w:val="000000"/>
        </w:rPr>
      </w:pPr>
      <w:r w:rsidDel="00000000" w:rsidR="00000000" w:rsidRPr="00000000">
        <w:rPr>
          <w:b w:val="1"/>
          <w:bCs w:val="1"/>
          <w:color w:val="000000"/>
          <w:rtl w:val="0"/>
        </w:rPr>
        <w:t xml:space="preserve">Bước 8: Hoàn tất đơn hàng &amp; kích hoạt dịch vụ </w:t>
      </w:r>
    </w:p>
    <w:p w:rsidR="00000000" w:rsidDel="00000000" w:rsidP="00000000" w:rsidRDefault="00000000" w:rsidRPr="00000000" w14:paraId="000003BA">
      <w:pPr>
        <w:spacing w:after="240" w:before="240" w:lineRule="auto"/>
        <w:rPr>
          <w:color w:val="000000"/>
        </w:rPr>
      </w:pPr>
      <w:r w:rsidDel="00000000" w:rsidR="00000000" w:rsidRPr="00000000">
        <w:rPr>
          <w:color w:val="000000"/>
          <w:rtl w:val="0"/>
        </w:rPr>
        <w:t xml:space="preserve">Sau khi thanh toán thành công, hệ thống sẽ:</w:t>
      </w:r>
    </w:p>
    <w:p w:rsidR="00000000" w:rsidDel="00000000" w:rsidP="00000000" w:rsidRDefault="00000000" w:rsidRPr="00000000" w14:paraId="000003BB">
      <w:pPr>
        <w:numPr>
          <w:ilvl w:val="0"/>
          <w:numId w:val="26"/>
        </w:numPr>
        <w:spacing w:after="240" w:before="240" w:lineRule="auto"/>
        <w:ind w:left="720" w:hanging="360"/>
        <w:rPr>
          <w:color w:val="000000"/>
        </w:rPr>
      </w:pPr>
      <w:r w:rsidDel="00000000" w:rsidR="00000000" w:rsidRPr="00000000">
        <w:rPr>
          <w:color w:val="000000"/>
          <w:rtl w:val="0"/>
        </w:rPr>
        <w:t xml:space="preserve">Tạo đơn hàng SPF</w:t>
      </w:r>
    </w:p>
    <w:p w:rsidR="00000000" w:rsidDel="00000000" w:rsidP="00000000" w:rsidRDefault="00000000" w:rsidRPr="00000000" w14:paraId="000003BC">
      <w:pPr>
        <w:spacing w:after="240" w:before="240" w:lineRule="auto"/>
        <w:rPr>
          <w:color w:val="000000"/>
        </w:rPr>
      </w:pPr>
      <w:r w:rsidDel="00000000" w:rsidR="00000000" w:rsidRPr="00000000">
        <w:rPr>
          <w:color w:val="000000"/>
          <w:rtl w:val="0"/>
        </w:rPr>
        <w:t xml:space="preserve">Sau khi thanh toán thành công, Hệ thống call API tạo &amp; hoàn tất đơn hàng SPF  </w:t>
      </w:r>
    </w:p>
    <w:p w:rsidR="00000000" w:rsidDel="00000000" w:rsidP="00000000" w:rsidRDefault="00000000" w:rsidRPr="00000000" w14:paraId="000003BD">
      <w:pPr>
        <w:spacing w:after="240" w:before="240" w:lineRule="auto"/>
        <w:rPr>
          <w:color w:val="000000"/>
        </w:rPr>
      </w:pPr>
      <w:r w:rsidDel="00000000" w:rsidR="00000000" w:rsidRPr="00000000">
        <w:rPr>
          <w:color w:val="000000"/>
          <w:rtl w:val="0"/>
        </w:rPr>
        <w:t xml:space="preserve">Các thông tin hiển thị: .</w:t>
      </w:r>
    </w:p>
    <w:p w:rsidR="00000000" w:rsidDel="00000000" w:rsidP="00000000" w:rsidRDefault="00000000" w:rsidRPr="00000000" w14:paraId="000003BE">
      <w:pPr>
        <w:numPr>
          <w:ilvl w:val="0"/>
          <w:numId w:val="26"/>
        </w:numPr>
        <w:spacing w:after="240" w:before="240" w:lineRule="auto"/>
        <w:ind w:left="720" w:hanging="360"/>
        <w:rPr>
          <w:color w:val="000000"/>
        </w:rPr>
      </w:pPr>
      <w:r w:rsidDel="00000000" w:rsidR="00000000" w:rsidRPr="00000000">
        <w:rPr>
          <w:color w:val="000000"/>
          <w:rtl w:val="0"/>
        </w:rPr>
        <w:t xml:space="preserve">Hiển thị thông tin đơn hàng</w:t>
      </w:r>
    </w:p>
    <w:p w:rsidR="00000000" w:rsidDel="00000000" w:rsidP="00000000" w:rsidRDefault="00000000" w:rsidRPr="00000000" w14:paraId="000003BF">
      <w:pPr>
        <w:numPr>
          <w:ilvl w:val="0"/>
          <w:numId w:val="26"/>
        </w:numPr>
        <w:spacing w:after="240" w:before="240" w:lineRule="auto"/>
        <w:ind w:left="720" w:hanging="360"/>
        <w:rPr>
          <w:color w:val="000000"/>
        </w:rPr>
      </w:pPr>
      <w:r w:rsidDel="00000000" w:rsidR="00000000" w:rsidRPr="00000000">
        <w:rPr>
          <w:color w:val="000000"/>
          <w:rtl w:val="0"/>
        </w:rPr>
        <w:t xml:space="preserve">Hiển thị số tiền đã thanh toán</w:t>
      </w:r>
    </w:p>
    <w:p w:rsidR="00000000" w:rsidDel="00000000" w:rsidP="00000000" w:rsidRDefault="00000000" w:rsidRPr="00000000" w14:paraId="000003C0">
      <w:pPr>
        <w:pStyle w:val="Heading3"/>
        <w:spacing w:after="240" w:before="240" w:lineRule="auto"/>
        <w:rPr/>
      </w:pPr>
      <w:bookmarkStart w:colFirst="0" w:colLast="0" w:name="_v09jja70kpu3" w:id="24"/>
      <w:bookmarkEnd w:id="24"/>
      <w:r w:rsidDel="00000000" w:rsidR="00000000" w:rsidRPr="00000000">
        <w:rPr>
          <w:rtl w:val="0"/>
        </w:rPr>
        <w:t xml:space="preserve">3.</w:t>
      </w:r>
      <w:r w:rsidDel="00000000" w:rsidR="00000000" w:rsidRPr="00000000">
        <w:rPr>
          <w:rtl w:val="0"/>
        </w:rPr>
        <w:t xml:space="preserve"> Business Rules</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000"/>
        <w:tblGridChange w:id="0">
          <w:tblGrid>
            <w:gridCol w:w="1500"/>
            <w:gridCol w:w="1500"/>
            <w:gridCol w:w="60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C1">
            <w:pPr>
              <w:widowControl w:val="0"/>
              <w:spacing w:after="0" w:line="276" w:lineRule="auto"/>
              <w:rPr>
                <w:color w:val="000000"/>
                <w:sz w:val="24"/>
                <w:szCs w:val="24"/>
              </w:rPr>
            </w:pPr>
            <w:r w:rsidDel="00000000" w:rsidR="00000000" w:rsidRPr="00000000">
              <w:rPr>
                <w:b w:val="1"/>
                <w:bCs w:val="1"/>
                <w:color w:val="1f1f1f"/>
                <w:sz w:val="24"/>
                <w:szCs w:val="24"/>
                <w:rtl w:val="0"/>
              </w:rPr>
              <w:t xml:space="preserve">Mã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C2">
            <w:pPr>
              <w:widowControl w:val="0"/>
              <w:spacing w:after="0" w:line="276" w:lineRule="auto"/>
              <w:rPr>
                <w:color w:val="000000"/>
                <w:sz w:val="24"/>
                <w:szCs w:val="24"/>
              </w:rPr>
            </w:pPr>
            <w:r w:rsidDel="00000000" w:rsidR="00000000" w:rsidRPr="00000000">
              <w:rPr>
                <w:b w:val="1"/>
                <w:bCs w:val="1"/>
                <w:color w:val="1f1f1f"/>
                <w:sz w:val="24"/>
                <w:szCs w:val="24"/>
                <w:rtl w:val="0"/>
              </w:rPr>
              <w:t xml:space="preserve">Tên Quy tắc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C3">
            <w:pPr>
              <w:widowControl w:val="0"/>
              <w:spacing w:after="0" w:line="276" w:lineRule="auto"/>
              <w:rPr>
                <w:color w:val="000000"/>
                <w:sz w:val="24"/>
                <w:szCs w:val="24"/>
              </w:rPr>
            </w:pPr>
            <w:r w:rsidDel="00000000" w:rsidR="00000000" w:rsidRPr="00000000">
              <w:rPr>
                <w:b w:val="1"/>
                <w:bCs w:val="1"/>
                <w:color w:val="1f1f1f"/>
                <w:sz w:val="24"/>
                <w:szCs w:val="24"/>
                <w:rtl w:val="0"/>
              </w:rPr>
              <w:t xml:space="preserve">Nội dung chi tiết</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4">
            <w:pPr>
              <w:widowControl w:val="0"/>
              <w:spacing w:after="0" w:line="276" w:lineRule="auto"/>
              <w:rPr>
                <w:color w:val="000000"/>
                <w:sz w:val="24"/>
                <w:szCs w:val="24"/>
              </w:rPr>
            </w:pPr>
            <w:r w:rsidDel="00000000" w:rsidR="00000000" w:rsidRPr="00000000">
              <w:rPr>
                <w:color w:val="1f1f1f"/>
                <w:sz w:val="24"/>
                <w:szCs w:val="24"/>
                <w:rtl w:val="0"/>
              </w:rPr>
              <w:t xml:space="preserve">CAM-01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5">
            <w:pPr>
              <w:widowControl w:val="0"/>
              <w:spacing w:after="0" w:line="276" w:lineRule="auto"/>
              <w:rPr>
                <w:color w:val="000000"/>
                <w:sz w:val="24"/>
                <w:szCs w:val="24"/>
              </w:rPr>
            </w:pPr>
            <w:r w:rsidDel="00000000" w:rsidR="00000000" w:rsidRPr="00000000">
              <w:rPr>
                <w:color w:val="1f1f1f"/>
                <w:sz w:val="24"/>
                <w:szCs w:val="24"/>
                <w:rtl w:val="0"/>
              </w:rPr>
              <w:t xml:space="preserve">Combo Mandatory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6">
            <w:pPr>
              <w:widowControl w:val="0"/>
              <w:spacing w:after="0" w:line="276" w:lineRule="auto"/>
              <w:rPr>
                <w:color w:val="000000"/>
                <w:sz w:val="24"/>
                <w:szCs w:val="24"/>
              </w:rPr>
            </w:pPr>
            <w:r w:rsidDel="00000000" w:rsidR="00000000" w:rsidRPr="00000000">
              <w:rPr>
                <w:color w:val="1f1f1f"/>
                <w:sz w:val="24"/>
                <w:szCs w:val="24"/>
                <w:rtl w:val="0"/>
              </w:rPr>
              <w:t xml:space="preserve">Sản phẩm Camera và gói Cloud là bộ combo không thể tách rời. Hệ thống không cho phép xóa/thay đổi số lượng từng thành phần tại màn hình Checkout.</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7">
            <w:pPr>
              <w:widowControl w:val="0"/>
              <w:spacing w:after="0" w:line="276" w:lineRule="auto"/>
              <w:rPr>
                <w:color w:val="000000"/>
                <w:sz w:val="24"/>
                <w:szCs w:val="24"/>
              </w:rPr>
            </w:pPr>
            <w:r w:rsidDel="00000000" w:rsidR="00000000" w:rsidRPr="00000000">
              <w:rPr>
                <w:color w:val="1f1f1f"/>
                <w:sz w:val="24"/>
                <w:szCs w:val="24"/>
                <w:rtl w:val="0"/>
              </w:rPr>
              <w:t xml:space="preserve">CAM-02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8">
            <w:pPr>
              <w:widowControl w:val="0"/>
              <w:spacing w:after="0" w:line="276" w:lineRule="auto"/>
              <w:rPr>
                <w:color w:val="000000"/>
                <w:sz w:val="24"/>
                <w:szCs w:val="24"/>
              </w:rPr>
            </w:pPr>
            <w:r w:rsidDel="00000000" w:rsidR="00000000" w:rsidRPr="00000000">
              <w:rPr>
                <w:color w:val="1f1f1f"/>
                <w:sz w:val="24"/>
                <w:szCs w:val="24"/>
                <w:rtl w:val="0"/>
              </w:rPr>
              <w:t xml:space="preserve">Kế thừa Chu kỳ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9">
            <w:pPr>
              <w:widowControl w:val="0"/>
              <w:spacing w:after="0" w:line="276" w:lineRule="auto"/>
              <w:rPr>
                <w:color w:val="000000"/>
                <w:sz w:val="24"/>
                <w:szCs w:val="24"/>
              </w:rPr>
            </w:pPr>
            <w:r w:rsidDel="00000000" w:rsidR="00000000" w:rsidRPr="00000000">
              <w:rPr>
                <w:color w:val="1f1f1f"/>
                <w:sz w:val="24"/>
                <w:szCs w:val="24"/>
                <w:rtl w:val="0"/>
              </w:rPr>
              <w:t xml:space="preserve">Chu kỳ gói Cloud (6, 12 tháng...) được kế thừa từ bước chọn trước đó. Tại Checkout, thông tin này ở trạng thái chỉ đọc (Read-only).</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A">
            <w:pPr>
              <w:widowControl w:val="0"/>
              <w:spacing w:after="0" w:line="276" w:lineRule="auto"/>
              <w:rPr>
                <w:color w:val="000000"/>
                <w:sz w:val="24"/>
                <w:szCs w:val="24"/>
              </w:rPr>
            </w:pPr>
            <w:r w:rsidDel="00000000" w:rsidR="00000000" w:rsidRPr="00000000">
              <w:rPr>
                <w:color w:val="1f1f1f"/>
                <w:sz w:val="24"/>
                <w:szCs w:val="24"/>
                <w:rtl w:val="0"/>
              </w:rPr>
              <w:t xml:space="preserve">CAM-03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B">
            <w:pPr>
              <w:widowControl w:val="0"/>
              <w:spacing w:after="0" w:line="276" w:lineRule="auto"/>
              <w:rPr>
                <w:color w:val="000000"/>
                <w:sz w:val="24"/>
                <w:szCs w:val="24"/>
              </w:rPr>
            </w:pPr>
            <w:r w:rsidDel="00000000" w:rsidR="00000000" w:rsidRPr="00000000">
              <w:rPr>
                <w:color w:val="1f1f1f"/>
                <w:sz w:val="24"/>
                <w:szCs w:val="24"/>
                <w:rtl w:val="0"/>
              </w:rPr>
              <w:t xml:space="preserve">Định danh Tài khoản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C">
            <w:pPr>
              <w:widowControl w:val="0"/>
              <w:spacing w:after="0" w:line="276" w:lineRule="auto"/>
              <w:rPr>
                <w:color w:val="000000"/>
                <w:sz w:val="24"/>
                <w:szCs w:val="24"/>
              </w:rPr>
            </w:pPr>
            <w:r w:rsidDel="00000000" w:rsidR="00000000" w:rsidRPr="00000000">
              <w:rPr>
                <w:color w:val="1f1f1f"/>
                <w:sz w:val="24"/>
                <w:szCs w:val="24"/>
                <w:rtl w:val="0"/>
              </w:rPr>
              <w:t xml:space="preserve">SĐT nhập tại thông tin cá nhân được dùng làm tài khoản quản lý trên App FPT Camera và là đầu mối liên hệ duy nhất cho kỹ thuật viên.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D">
            <w:pPr>
              <w:widowControl w:val="0"/>
              <w:spacing w:after="0" w:line="276" w:lineRule="auto"/>
              <w:rPr>
                <w:color w:val="000000"/>
                <w:sz w:val="24"/>
                <w:szCs w:val="24"/>
              </w:rPr>
            </w:pPr>
            <w:r w:rsidDel="00000000" w:rsidR="00000000" w:rsidRPr="00000000">
              <w:rPr>
                <w:color w:val="1f1f1f"/>
                <w:sz w:val="24"/>
                <w:szCs w:val="24"/>
                <w:rtl w:val="0"/>
              </w:rPr>
              <w:t xml:space="preserve">CAM-04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E">
            <w:pPr>
              <w:widowControl w:val="0"/>
              <w:spacing w:after="0" w:line="276" w:lineRule="auto"/>
              <w:rPr>
                <w:color w:val="000000"/>
                <w:sz w:val="24"/>
                <w:szCs w:val="24"/>
              </w:rPr>
            </w:pPr>
            <w:r w:rsidDel="00000000" w:rsidR="00000000" w:rsidRPr="00000000">
              <w:rPr>
                <w:color w:val="1f1f1f"/>
                <w:sz w:val="24"/>
                <w:szCs w:val="24"/>
                <w:rtl w:val="0"/>
              </w:rPr>
              <w:t xml:space="preserve">Địa chỉ lắp đặt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CF">
            <w:pPr>
              <w:widowControl w:val="0"/>
              <w:spacing w:after="0" w:line="276" w:lineRule="auto"/>
              <w:rPr>
                <w:color w:val="000000"/>
                <w:sz w:val="24"/>
                <w:szCs w:val="24"/>
              </w:rPr>
            </w:pPr>
            <w:r w:rsidDel="00000000" w:rsidR="00000000" w:rsidRPr="00000000">
              <w:rPr>
                <w:color w:val="1f1f1f"/>
                <w:sz w:val="24"/>
                <w:szCs w:val="24"/>
                <w:rtl w:val="0"/>
              </w:rPr>
              <w:t xml:space="preserve">Bắt buộc nhập đủ: Tỉnh/Thành -&gt; Quận/Huyện -&gt; Phường/Xã -&gt; Số nhà để phục vụ giao hàng và điều phối kỹ thuật viên khu vực.</w:t>
            </w:r>
            <w:r w:rsidDel="00000000" w:rsidR="00000000" w:rsidRPr="00000000">
              <w:rPr>
                <w:rtl w:val="0"/>
              </w:rPr>
            </w:r>
          </w:p>
        </w:tc>
      </w:tr>
    </w:tbl>
    <w:p w:rsidR="00000000" w:rsidDel="00000000" w:rsidP="00000000" w:rsidRDefault="00000000" w:rsidRPr="00000000" w14:paraId="000003D0">
      <w:pPr>
        <w:pStyle w:val="Heading3"/>
        <w:spacing w:after="240" w:before="240" w:lineRule="auto"/>
        <w:ind w:left="0" w:firstLine="0"/>
        <w:rPr/>
      </w:pPr>
      <w:bookmarkStart w:colFirst="0" w:colLast="0" w:name="_iqviocia4iek" w:id="25"/>
      <w:bookmarkEnd w:id="25"/>
      <w:r w:rsidDel="00000000" w:rsidR="00000000" w:rsidRPr="00000000">
        <w:rPr>
          <w:rtl w:val="0"/>
        </w:rPr>
        <w:t xml:space="preserve">4.</w:t>
      </w:r>
      <w:r w:rsidDel="00000000" w:rsidR="00000000" w:rsidRPr="00000000">
        <w:rPr>
          <w:rtl w:val="0"/>
        </w:rPr>
        <w:t xml:space="preserve"> Mô tả màn hình </w:t>
      </w:r>
    </w:p>
    <w:tbl>
      <w:tblPr>
        <w:tblStyle w:val="Table18"/>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65"/>
        <w:gridCol w:w="1485"/>
        <w:gridCol w:w="1950"/>
        <w:gridCol w:w="4005"/>
        <w:tblGridChange w:id="0">
          <w:tblGrid>
            <w:gridCol w:w="1320"/>
            <w:gridCol w:w="1065"/>
            <w:gridCol w:w="1485"/>
            <w:gridCol w:w="1950"/>
            <w:gridCol w:w="40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D1">
            <w:pPr>
              <w:widowControl w:val="0"/>
              <w:spacing w:after="0" w:line="276" w:lineRule="auto"/>
              <w:rPr>
                <w:color w:val="000000"/>
                <w:sz w:val="24"/>
                <w:szCs w:val="24"/>
              </w:rPr>
            </w:pPr>
            <w:r w:rsidDel="00000000" w:rsidR="00000000" w:rsidRPr="00000000">
              <w:rPr>
                <w:b w:val="1"/>
                <w:bCs w:val="1"/>
                <w:color w:val="1f1f1f"/>
                <w:sz w:val="24"/>
                <w:szCs w:val="24"/>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D2">
            <w:pPr>
              <w:widowControl w:val="0"/>
              <w:spacing w:after="0" w:line="276" w:lineRule="auto"/>
              <w:rPr>
                <w:color w:val="000000"/>
                <w:sz w:val="24"/>
                <w:szCs w:val="24"/>
              </w:rPr>
            </w:pPr>
            <w:r w:rsidDel="00000000" w:rsidR="00000000" w:rsidRPr="00000000">
              <w:rPr>
                <w:b w:val="1"/>
                <w:bCs w:val="1"/>
                <w:color w:val="1f1f1f"/>
                <w:sz w:val="24"/>
                <w:szCs w:val="24"/>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D3">
            <w:pPr>
              <w:widowControl w:val="0"/>
              <w:spacing w:after="0" w:line="276" w:lineRule="auto"/>
              <w:rPr>
                <w:color w:val="000000"/>
                <w:sz w:val="24"/>
                <w:szCs w:val="24"/>
              </w:rPr>
            </w:pPr>
            <w:r w:rsidDel="00000000" w:rsidR="00000000" w:rsidRPr="00000000">
              <w:rPr>
                <w:b w:val="1"/>
                <w:bCs w:val="1"/>
                <w:color w:val="1f1f1f"/>
                <w:sz w:val="24"/>
                <w:szCs w:val="24"/>
                <w:rtl w:val="0"/>
              </w:rPr>
              <w:t xml:space="preserve">Ràng buộc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D4">
            <w:pPr>
              <w:widowControl w:val="0"/>
              <w:spacing w:after="0" w:line="276" w:lineRule="auto"/>
              <w:rPr>
                <w:color w:val="000000"/>
                <w:sz w:val="24"/>
                <w:szCs w:val="24"/>
              </w:rPr>
            </w:pPr>
            <w:r w:rsidDel="00000000" w:rsidR="00000000" w:rsidRPr="00000000">
              <w:rPr>
                <w:b w:val="1"/>
                <w:bCs w:val="1"/>
                <w:color w:val="1f1f1f"/>
                <w:sz w:val="24"/>
                <w:szCs w:val="24"/>
                <w:rtl w:val="0"/>
              </w:rPr>
              <w:t xml:space="preserve">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3D5">
            <w:pPr>
              <w:widowControl w:val="0"/>
              <w:spacing w:after="0" w:line="276" w:lineRule="auto"/>
              <w:rPr>
                <w:color w:val="000000"/>
                <w:sz w:val="24"/>
                <w:szCs w:val="24"/>
              </w:rPr>
            </w:pPr>
            <w:r w:rsidDel="00000000" w:rsidR="00000000" w:rsidRPr="00000000">
              <w:rPr>
                <w:b w:val="1"/>
                <w:bCs w:val="1"/>
                <w:color w:val="1f1f1f"/>
                <w:sz w:val="24"/>
                <w:szCs w:val="24"/>
                <w:rtl w:val="0"/>
              </w:rPr>
              <w:t xml:space="preserve">Thao tác người dùng &amp; Hành vi hệ thống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6">
            <w:pPr>
              <w:widowControl w:val="0"/>
              <w:spacing w:after="0" w:line="276" w:lineRule="auto"/>
              <w:rPr>
                <w:color w:val="000000"/>
                <w:sz w:val="24"/>
                <w:szCs w:val="24"/>
              </w:rPr>
            </w:pPr>
            <w:r w:rsidDel="00000000" w:rsidR="00000000" w:rsidRPr="00000000">
              <w:rPr>
                <w:color w:val="1f1f1f"/>
                <w:sz w:val="24"/>
                <w:szCs w:val="24"/>
                <w:rtl w:val="0"/>
              </w:rPr>
              <w:t xml:space="preserve">Sản phẩm dịch vụ đã chọn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7">
            <w:pPr>
              <w:widowControl w:val="0"/>
              <w:spacing w:after="0" w:line="276" w:lineRule="auto"/>
              <w:rPr>
                <w:color w:val="000000"/>
                <w:sz w:val="24"/>
                <w:szCs w:val="24"/>
              </w:rPr>
            </w:pPr>
            <w:r w:rsidDel="00000000" w:rsidR="00000000" w:rsidRPr="00000000">
              <w:rPr>
                <w:color w:val="1f1f1f"/>
                <w:sz w:val="24"/>
                <w:szCs w:val="24"/>
                <w:rtl w:val="0"/>
              </w:rPr>
              <w:t xml:space="preserve">List (Read-only)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color w:val="000000"/>
                <w:sz w:val="24"/>
                <w:szCs w:val="24"/>
              </w:rPr>
            </w:pPr>
            <w:r w:rsidDel="00000000" w:rsidR="00000000" w:rsidRPr="00000000">
              <w:rPr>
                <w:color w:val="1f1f1f"/>
                <w:sz w:val="24"/>
                <w:szCs w:val="24"/>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9">
            <w:pPr>
              <w:widowControl w:val="0"/>
              <w:spacing w:after="0" w:line="276" w:lineRule="auto"/>
              <w:rPr>
                <w:color w:val="000000"/>
                <w:sz w:val="24"/>
                <w:szCs w:val="24"/>
              </w:rPr>
            </w:pPr>
            <w:r w:rsidDel="00000000" w:rsidR="00000000" w:rsidRPr="00000000">
              <w:rPr>
                <w:color w:val="1f1f1f"/>
                <w:sz w:val="24"/>
                <w:szCs w:val="24"/>
                <w:rtl w:val="0"/>
              </w:rPr>
              <w:t xml:space="preserve">Hiển thị Camera + Gói Cloud đi kèm.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A">
            <w:pPr>
              <w:widowControl w:val="0"/>
              <w:spacing w:after="0" w:line="276" w:lineRule="auto"/>
              <w:rPr>
                <w:color w:val="000000"/>
                <w:sz w:val="24"/>
                <w:szCs w:val="24"/>
              </w:rPr>
            </w:pPr>
            <w:r w:rsidDel="00000000" w:rsidR="00000000" w:rsidRPr="00000000">
              <w:rPr>
                <w:color w:val="1f1f1f"/>
                <w:sz w:val="24"/>
                <w:szCs w:val="24"/>
                <w:rtl w:val="0"/>
              </w:rPr>
              <w:t xml:space="preserve">Hệ thống: Hiển thị Tên Camera, dung lượng Cloud (3 ngày) và Chu kỳ (6 tháng). Không cho phép sửa tại đây.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B">
            <w:pPr>
              <w:widowControl w:val="0"/>
              <w:spacing w:after="0" w:line="276" w:lineRule="auto"/>
              <w:rPr>
                <w:color w:val="000000"/>
                <w:sz w:val="24"/>
                <w:szCs w:val="24"/>
              </w:rPr>
            </w:pPr>
            <w:r w:rsidDel="00000000" w:rsidR="00000000" w:rsidRPr="00000000">
              <w:rPr>
                <w:color w:val="1f1f1f"/>
                <w:sz w:val="24"/>
                <w:szCs w:val="24"/>
                <w:rtl w:val="0"/>
              </w:rPr>
              <w:t xml:space="preserve">Họ tên (Cá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color w:val="000000"/>
                <w:sz w:val="24"/>
                <w:szCs w:val="24"/>
              </w:rPr>
            </w:pPr>
            <w:r w:rsidDel="00000000" w:rsidR="00000000" w:rsidRPr="00000000">
              <w:rPr>
                <w:color w:val="1f1f1f"/>
                <w:sz w:val="24"/>
                <w:szCs w:val="24"/>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D">
            <w:pPr>
              <w:widowControl w:val="0"/>
              <w:spacing w:after="0" w:line="276" w:lineRule="auto"/>
              <w:rPr>
                <w:color w:val="000000"/>
                <w:sz w:val="24"/>
                <w:szCs w:val="24"/>
              </w:rPr>
            </w:pPr>
            <w:r w:rsidDel="00000000" w:rsidR="00000000" w:rsidRPr="00000000">
              <w:rPr>
                <w:color w:val="1f1f1f"/>
                <w:sz w:val="24"/>
                <w:szCs w:val="24"/>
                <w:rtl w:val="0"/>
              </w:rPr>
              <w:t xml:space="preserve">Bắt buộc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E">
            <w:pPr>
              <w:widowControl w:val="0"/>
              <w:spacing w:after="0" w:line="276" w:lineRule="auto"/>
              <w:rPr>
                <w:color w:val="000000"/>
                <w:sz w:val="24"/>
                <w:szCs w:val="24"/>
              </w:rPr>
            </w:pPr>
            <w:r w:rsidDel="00000000" w:rsidR="00000000" w:rsidRPr="00000000">
              <w:rPr>
                <w:color w:val="1f1f1f"/>
                <w:sz w:val="24"/>
                <w:szCs w:val="24"/>
                <w:rtl w:val="0"/>
              </w:rPr>
              <w:t xml:space="preserve">Tên người đứng tên đơn hàng/hợp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DF">
            <w:pPr>
              <w:widowControl w:val="0"/>
              <w:spacing w:after="0" w:line="276" w:lineRule="auto"/>
              <w:rPr>
                <w:color w:val="1f1f1f"/>
                <w:sz w:val="24"/>
                <w:szCs w:val="24"/>
              </w:rPr>
            </w:pPr>
            <w:r w:rsidDel="00000000" w:rsidR="00000000" w:rsidRPr="00000000">
              <w:rPr>
                <w:color w:val="1f1f1f"/>
                <w:sz w:val="24"/>
                <w:szCs w:val="24"/>
                <w:rtl w:val="0"/>
              </w:rPr>
              <w:t xml:space="preserve">Người dùng: Nhập họ tên.</w:t>
            </w:r>
          </w:p>
          <w:p w:rsidR="00000000" w:rsidDel="00000000" w:rsidP="00000000" w:rsidRDefault="00000000" w:rsidRPr="00000000" w14:paraId="000003E0">
            <w:pPr>
              <w:widowControl w:val="0"/>
              <w:spacing w:after="0" w:line="276" w:lineRule="auto"/>
              <w:rPr>
                <w:color w:val="1f1f1f"/>
                <w:sz w:val="24"/>
                <w:szCs w:val="24"/>
              </w:rPr>
            </w:pPr>
            <w:r w:rsidDel="00000000" w:rsidR="00000000" w:rsidRPr="00000000">
              <w:rPr>
                <w:rtl w:val="0"/>
              </w:rPr>
            </w:r>
          </w:p>
          <w:p w:rsidR="00000000" w:rsidDel="00000000" w:rsidP="00000000" w:rsidRDefault="00000000" w:rsidRPr="00000000" w14:paraId="000003E1">
            <w:pPr>
              <w:widowControl w:val="0"/>
              <w:spacing w:after="0" w:line="276" w:lineRule="auto"/>
              <w:rPr>
                <w:color w:val="000000"/>
                <w:sz w:val="24"/>
                <w:szCs w:val="24"/>
              </w:rPr>
            </w:pPr>
            <w:r w:rsidDel="00000000" w:rsidR="00000000" w:rsidRPr="00000000">
              <w:rPr>
                <w:color w:val="1f1f1f"/>
                <w:sz w:val="24"/>
                <w:szCs w:val="24"/>
                <w:rtl w:val="0"/>
              </w:rPr>
              <w:t xml:space="preserve">Hệ thống: Check trống và ký tự đặc biệt.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2">
            <w:pPr>
              <w:widowControl w:val="0"/>
              <w:spacing w:after="0" w:line="276" w:lineRule="auto"/>
              <w:rPr>
                <w:color w:val="000000"/>
                <w:sz w:val="24"/>
                <w:szCs w:val="24"/>
              </w:rPr>
            </w:pPr>
            <w:r w:rsidDel="00000000" w:rsidR="00000000" w:rsidRPr="00000000">
              <w:rPr>
                <w:color w:val="1f1f1f"/>
                <w:sz w:val="24"/>
                <w:szCs w:val="24"/>
                <w:rtl w:val="0"/>
              </w:rPr>
              <w:t xml:space="preserve">Số điện thoại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3">
            <w:pPr>
              <w:widowControl w:val="0"/>
              <w:spacing w:after="0" w:line="276" w:lineRule="auto"/>
              <w:rPr>
                <w:color w:val="000000"/>
                <w:sz w:val="24"/>
                <w:szCs w:val="24"/>
              </w:rPr>
            </w:pPr>
            <w:r w:rsidDel="00000000" w:rsidR="00000000" w:rsidRPr="00000000">
              <w:rPr>
                <w:color w:val="1f1f1f"/>
                <w:sz w:val="24"/>
                <w:szCs w:val="24"/>
                <w:rtl w:val="0"/>
              </w:rPr>
              <w:t xml:space="preserve">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color w:val="000000"/>
                <w:sz w:val="24"/>
                <w:szCs w:val="24"/>
              </w:rPr>
            </w:pPr>
            <w:r w:rsidDel="00000000" w:rsidR="00000000" w:rsidRPr="00000000">
              <w:rPr>
                <w:color w:val="1f1f1f"/>
                <w:sz w:val="24"/>
                <w:szCs w:val="24"/>
                <w:rtl w:val="0"/>
              </w:rPr>
              <w:t xml:space="preserve">10 chữ số, Bắt buộc.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5">
            <w:pPr>
              <w:widowControl w:val="0"/>
              <w:spacing w:after="0" w:line="276" w:lineRule="auto"/>
              <w:rPr>
                <w:color w:val="000000"/>
                <w:sz w:val="24"/>
                <w:szCs w:val="24"/>
              </w:rPr>
            </w:pPr>
            <w:r w:rsidDel="00000000" w:rsidR="00000000" w:rsidRPr="00000000">
              <w:rPr>
                <w:color w:val="1f1f1f"/>
                <w:sz w:val="24"/>
                <w:szCs w:val="24"/>
                <w:rtl w:val="0"/>
              </w:rPr>
              <w:t xml:space="preserve">Số liên hệ lắp đặt và tài khoản App.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6">
            <w:pPr>
              <w:widowControl w:val="0"/>
              <w:spacing w:after="0" w:line="276" w:lineRule="auto"/>
              <w:rPr>
                <w:color w:val="1f1f1f"/>
                <w:sz w:val="24"/>
                <w:szCs w:val="24"/>
              </w:rPr>
            </w:pPr>
            <w:r w:rsidDel="00000000" w:rsidR="00000000" w:rsidRPr="00000000">
              <w:rPr>
                <w:color w:val="1f1f1f"/>
                <w:sz w:val="24"/>
                <w:szCs w:val="24"/>
                <w:rtl w:val="0"/>
              </w:rPr>
              <w:t xml:space="preserve">Người dùng: Nhập SĐT.</w:t>
            </w:r>
          </w:p>
          <w:p w:rsidR="00000000" w:rsidDel="00000000" w:rsidP="00000000" w:rsidRDefault="00000000" w:rsidRPr="00000000" w14:paraId="000003E7">
            <w:pPr>
              <w:widowControl w:val="0"/>
              <w:spacing w:after="0" w:line="276" w:lineRule="auto"/>
              <w:rPr>
                <w:color w:val="1f1f1f"/>
                <w:sz w:val="24"/>
                <w:szCs w:val="24"/>
              </w:rPr>
            </w:pPr>
            <w:r w:rsidDel="00000000" w:rsidR="00000000" w:rsidRPr="00000000">
              <w:rPr>
                <w:rtl w:val="0"/>
              </w:rPr>
            </w:r>
          </w:p>
          <w:p w:rsidR="00000000" w:rsidDel="00000000" w:rsidP="00000000" w:rsidRDefault="00000000" w:rsidRPr="00000000" w14:paraId="000003E8">
            <w:pPr>
              <w:widowControl w:val="0"/>
              <w:spacing w:after="0" w:line="276" w:lineRule="auto"/>
              <w:rPr>
                <w:color w:val="000000"/>
                <w:sz w:val="24"/>
                <w:szCs w:val="24"/>
              </w:rPr>
            </w:pPr>
            <w:r w:rsidDel="00000000" w:rsidR="00000000" w:rsidRPr="00000000">
              <w:rPr>
                <w:color w:val="1f1f1f"/>
                <w:sz w:val="24"/>
                <w:szCs w:val="24"/>
                <w:rtl w:val="0"/>
              </w:rPr>
              <w:t xml:space="preserve">Hệ thống: Validate định dạng SĐT Việt Nam.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color w:val="000000"/>
                <w:sz w:val="24"/>
                <w:szCs w:val="24"/>
              </w:rPr>
            </w:pPr>
            <w:r w:rsidDel="00000000" w:rsidR="00000000" w:rsidRPr="00000000">
              <w:rPr>
                <w:color w:val="1f1f1f"/>
                <w:sz w:val="24"/>
                <w:szCs w:val="24"/>
                <w:rtl w:val="0"/>
              </w:rPr>
              <w:t xml:space="preserve">Tỉnh/Thành phố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A">
            <w:pPr>
              <w:widowControl w:val="0"/>
              <w:spacing w:after="0" w:line="276" w:lineRule="auto"/>
              <w:rPr>
                <w:color w:val="000000"/>
                <w:sz w:val="24"/>
                <w:szCs w:val="24"/>
              </w:rPr>
            </w:pPr>
            <w:r w:rsidDel="00000000" w:rsidR="00000000" w:rsidRPr="00000000">
              <w:rPr>
                <w:color w:val="1f1f1f"/>
                <w:sz w:val="24"/>
                <w:szCs w:val="24"/>
                <w:rtl w:val="0"/>
              </w:rPr>
              <w:t xml:space="preserve">Dropdown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B">
            <w:pPr>
              <w:widowControl w:val="0"/>
              <w:spacing w:after="0" w:line="276" w:lineRule="auto"/>
              <w:rPr>
                <w:color w:val="000000"/>
                <w:sz w:val="24"/>
                <w:szCs w:val="24"/>
              </w:rPr>
            </w:pPr>
            <w:r w:rsidDel="00000000" w:rsidR="00000000" w:rsidRPr="00000000">
              <w:rPr>
                <w:color w:val="1f1f1f"/>
                <w:sz w:val="24"/>
                <w:szCs w:val="24"/>
                <w:rtl w:val="0"/>
              </w:rPr>
              <w:t xml:space="preserve">Chọn từ danh sách.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C">
            <w:pPr>
              <w:widowControl w:val="0"/>
              <w:spacing w:after="0" w:line="276" w:lineRule="auto"/>
              <w:rPr>
                <w:color w:val="000000"/>
                <w:sz w:val="24"/>
                <w:szCs w:val="24"/>
              </w:rPr>
            </w:pPr>
            <w:r w:rsidDel="00000000" w:rsidR="00000000" w:rsidRPr="00000000">
              <w:rPr>
                <w:color w:val="1f1f1f"/>
                <w:sz w:val="24"/>
                <w:szCs w:val="24"/>
                <w:rtl w:val="0"/>
              </w:rPr>
              <w:t xml:space="preserve">Xác định kho và vùng phủ.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D">
            <w:pPr>
              <w:widowControl w:val="0"/>
              <w:spacing w:after="0" w:line="276" w:lineRule="auto"/>
              <w:rPr>
                <w:color w:val="1f1f1f"/>
                <w:sz w:val="24"/>
                <w:szCs w:val="24"/>
              </w:rPr>
            </w:pPr>
            <w:r w:rsidDel="00000000" w:rsidR="00000000" w:rsidRPr="00000000">
              <w:rPr>
                <w:color w:val="1f1f1f"/>
                <w:sz w:val="24"/>
                <w:szCs w:val="24"/>
                <w:rtl w:val="0"/>
              </w:rPr>
              <w:t xml:space="preserve">Người dùng: Chọn Tỉnh/Thành.</w:t>
            </w:r>
          </w:p>
          <w:p w:rsidR="00000000" w:rsidDel="00000000" w:rsidP="00000000" w:rsidRDefault="00000000" w:rsidRPr="00000000" w14:paraId="000003EE">
            <w:pPr>
              <w:widowControl w:val="0"/>
              <w:spacing w:after="0" w:line="276" w:lineRule="auto"/>
              <w:rPr>
                <w:color w:val="1f1f1f"/>
                <w:sz w:val="24"/>
                <w:szCs w:val="24"/>
              </w:rPr>
            </w:pPr>
            <w:r w:rsidDel="00000000" w:rsidR="00000000" w:rsidRPr="00000000">
              <w:rPr>
                <w:rtl w:val="0"/>
              </w:rPr>
            </w:r>
          </w:p>
          <w:p w:rsidR="00000000" w:rsidDel="00000000" w:rsidP="00000000" w:rsidRDefault="00000000" w:rsidRPr="00000000" w14:paraId="000003EF">
            <w:pPr>
              <w:widowControl w:val="0"/>
              <w:spacing w:after="0" w:line="276" w:lineRule="auto"/>
              <w:rPr>
                <w:color w:val="000000"/>
                <w:sz w:val="24"/>
                <w:szCs w:val="24"/>
              </w:rPr>
            </w:pPr>
            <w:r w:rsidDel="00000000" w:rsidR="00000000" w:rsidRPr="00000000">
              <w:rPr>
                <w:color w:val="1f1f1f"/>
                <w:sz w:val="24"/>
                <w:szCs w:val="24"/>
                <w:rtl w:val="0"/>
              </w:rPr>
              <w:t xml:space="preserve">Hệ thống: Load danh sách Phường/Xã tương ứng.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0">
            <w:pPr>
              <w:widowControl w:val="0"/>
              <w:spacing w:after="0" w:line="276" w:lineRule="auto"/>
              <w:rPr>
                <w:color w:val="000000"/>
                <w:sz w:val="24"/>
                <w:szCs w:val="24"/>
              </w:rPr>
            </w:pPr>
            <w:r w:rsidDel="00000000" w:rsidR="00000000" w:rsidRPr="00000000">
              <w:rPr>
                <w:color w:val="1f1f1f"/>
                <w:sz w:val="24"/>
                <w:szCs w:val="24"/>
                <w:rtl w:val="0"/>
              </w:rPr>
              <w:t xml:space="preserve">Phường/Xã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1">
            <w:pPr>
              <w:widowControl w:val="0"/>
              <w:spacing w:after="0" w:line="276" w:lineRule="auto"/>
              <w:rPr>
                <w:color w:val="000000"/>
                <w:sz w:val="24"/>
                <w:szCs w:val="24"/>
              </w:rPr>
            </w:pPr>
            <w:r w:rsidDel="00000000" w:rsidR="00000000" w:rsidRPr="00000000">
              <w:rPr>
                <w:color w:val="1f1f1f"/>
                <w:sz w:val="24"/>
                <w:szCs w:val="24"/>
                <w:rtl w:val="0"/>
              </w:rPr>
              <w:t xml:space="preserve">Dropdown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2">
            <w:pPr>
              <w:widowControl w:val="0"/>
              <w:spacing w:after="0" w:line="276" w:lineRule="auto"/>
              <w:rPr>
                <w:color w:val="000000"/>
                <w:sz w:val="24"/>
                <w:szCs w:val="24"/>
              </w:rPr>
            </w:pPr>
            <w:r w:rsidDel="00000000" w:rsidR="00000000" w:rsidRPr="00000000">
              <w:rPr>
                <w:color w:val="1f1f1f"/>
                <w:sz w:val="24"/>
                <w:szCs w:val="24"/>
                <w:rtl w:val="0"/>
              </w:rPr>
              <w:t xml:space="preserve">Chọn từ danh sách.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3">
            <w:pPr>
              <w:widowControl w:val="0"/>
              <w:spacing w:after="0" w:line="276" w:lineRule="auto"/>
              <w:rPr>
                <w:color w:val="000000"/>
                <w:sz w:val="24"/>
                <w:szCs w:val="24"/>
              </w:rPr>
            </w:pPr>
            <w:r w:rsidDel="00000000" w:rsidR="00000000" w:rsidRPr="00000000">
              <w:rPr>
                <w:color w:val="1f1f1f"/>
                <w:sz w:val="24"/>
                <w:szCs w:val="24"/>
                <w:rtl w:val="0"/>
              </w:rPr>
              <w:t xml:space="preserve">Check vùng phủ hạ tầng lắp đặt.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4">
            <w:pPr>
              <w:widowControl w:val="0"/>
              <w:spacing w:after="0" w:line="276" w:lineRule="auto"/>
              <w:rPr>
                <w:color w:val="1f1f1f"/>
                <w:sz w:val="24"/>
                <w:szCs w:val="24"/>
              </w:rPr>
            </w:pPr>
            <w:r w:rsidDel="00000000" w:rsidR="00000000" w:rsidRPr="00000000">
              <w:rPr>
                <w:color w:val="1f1f1f"/>
                <w:sz w:val="24"/>
                <w:szCs w:val="24"/>
                <w:rtl w:val="0"/>
              </w:rPr>
              <w:t xml:space="preserve">Người dùng: Chọn Phường/Xã.</w:t>
            </w:r>
          </w:p>
          <w:p w:rsidR="00000000" w:rsidDel="00000000" w:rsidP="00000000" w:rsidRDefault="00000000" w:rsidRPr="00000000" w14:paraId="000003F5">
            <w:pPr>
              <w:widowControl w:val="0"/>
              <w:spacing w:after="0" w:line="276" w:lineRule="auto"/>
              <w:rPr>
                <w:color w:val="1f1f1f"/>
                <w:sz w:val="24"/>
                <w:szCs w:val="24"/>
              </w:rPr>
            </w:pPr>
            <w:r w:rsidDel="00000000" w:rsidR="00000000" w:rsidRPr="00000000">
              <w:rPr>
                <w:rtl w:val="0"/>
              </w:rPr>
            </w:r>
          </w:p>
          <w:p w:rsidR="00000000" w:rsidDel="00000000" w:rsidP="00000000" w:rsidRDefault="00000000" w:rsidRPr="00000000" w14:paraId="000003F6">
            <w:pPr>
              <w:widowControl w:val="0"/>
              <w:spacing w:after="0" w:line="276" w:lineRule="auto"/>
              <w:rPr>
                <w:color w:val="000000"/>
                <w:sz w:val="24"/>
                <w:szCs w:val="24"/>
              </w:rPr>
            </w:pPr>
            <w:r w:rsidDel="00000000" w:rsidR="00000000" w:rsidRPr="00000000">
              <w:rPr>
                <w:color w:val="1f1f1f"/>
                <w:sz w:val="24"/>
                <w:szCs w:val="24"/>
                <w:rtl w:val="0"/>
              </w:rPr>
              <w:t xml:space="preserve">Hệ thống: Nếu ngoài vùng phủ, hiện lỗi báo "Chưa hỗ trợ khu vực này".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7">
            <w:pPr>
              <w:widowControl w:val="0"/>
              <w:spacing w:after="0" w:line="276" w:lineRule="auto"/>
              <w:rPr>
                <w:color w:val="000000"/>
                <w:sz w:val="24"/>
                <w:szCs w:val="24"/>
              </w:rPr>
            </w:pPr>
            <w:r w:rsidDel="00000000" w:rsidR="00000000" w:rsidRPr="00000000">
              <w:rPr>
                <w:color w:val="1f1f1f"/>
                <w:sz w:val="24"/>
                <w:szCs w:val="24"/>
                <w:rtl w:val="0"/>
              </w:rPr>
              <w:t xml:space="preserve">Tên đường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8">
            <w:pPr>
              <w:widowControl w:val="0"/>
              <w:spacing w:after="0" w:line="276" w:lineRule="auto"/>
              <w:rPr>
                <w:color w:val="000000"/>
                <w:sz w:val="24"/>
                <w:szCs w:val="24"/>
              </w:rPr>
            </w:pPr>
            <w:r w:rsidDel="00000000" w:rsidR="00000000" w:rsidRPr="00000000">
              <w:rPr>
                <w:color w:val="1f1f1f"/>
                <w:sz w:val="24"/>
                <w:szCs w:val="24"/>
                <w:rtl w:val="0"/>
              </w:rPr>
              <w:t xml:space="preserve">Dropdown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9">
            <w:pPr>
              <w:widowControl w:val="0"/>
              <w:spacing w:after="0" w:line="276" w:lineRule="auto"/>
              <w:rPr>
                <w:color w:val="000000"/>
                <w:sz w:val="24"/>
                <w:szCs w:val="24"/>
              </w:rPr>
            </w:pPr>
            <w:r w:rsidDel="00000000" w:rsidR="00000000" w:rsidRPr="00000000">
              <w:rPr>
                <w:color w:val="1f1f1f"/>
                <w:sz w:val="24"/>
                <w:szCs w:val="24"/>
                <w:rtl w:val="0"/>
              </w:rPr>
              <w:t xml:space="preserve">Chọn từ danh sách.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A">
            <w:pPr>
              <w:widowControl w:val="0"/>
              <w:spacing w:after="0" w:line="276" w:lineRule="auto"/>
              <w:rPr>
                <w:color w:val="000000"/>
                <w:sz w:val="24"/>
                <w:szCs w:val="24"/>
              </w:rPr>
            </w:pPr>
            <w:r w:rsidDel="00000000" w:rsidR="00000000" w:rsidRPr="00000000">
              <w:rPr>
                <w:color w:val="1f1f1f"/>
                <w:sz w:val="24"/>
                <w:szCs w:val="24"/>
                <w:rtl w:val="0"/>
              </w:rPr>
              <w:t xml:space="preserve">Tối ưu hóa việc tìm đường cho kỹ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B">
            <w:pPr>
              <w:widowControl w:val="0"/>
              <w:spacing w:after="0" w:line="276" w:lineRule="auto"/>
              <w:rPr>
                <w:color w:val="000000"/>
                <w:sz w:val="24"/>
                <w:szCs w:val="24"/>
              </w:rPr>
            </w:pPr>
            <w:r w:rsidDel="00000000" w:rsidR="00000000" w:rsidRPr="00000000">
              <w:rPr>
                <w:color w:val="1f1f1f"/>
                <w:sz w:val="24"/>
                <w:szCs w:val="24"/>
                <w:rtl w:val="0"/>
              </w:rPr>
              <w:t xml:space="preserve">Người dùng: Chọn tên đường từ list gợi ý.</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C">
            <w:pPr>
              <w:widowControl w:val="0"/>
              <w:spacing w:after="0" w:line="276" w:lineRule="auto"/>
              <w:rPr>
                <w:color w:val="000000"/>
                <w:sz w:val="24"/>
                <w:szCs w:val="24"/>
              </w:rPr>
            </w:pPr>
            <w:r w:rsidDel="00000000" w:rsidR="00000000" w:rsidRPr="00000000">
              <w:rPr>
                <w:color w:val="1f1f1f"/>
                <w:sz w:val="24"/>
                <w:szCs w:val="24"/>
                <w:rtl w:val="0"/>
              </w:rPr>
              <w:t xml:space="preserve">Số nhà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D">
            <w:pPr>
              <w:widowControl w:val="0"/>
              <w:spacing w:after="0" w:line="276" w:lineRule="auto"/>
              <w:rPr>
                <w:color w:val="000000"/>
                <w:sz w:val="24"/>
                <w:szCs w:val="24"/>
              </w:rPr>
            </w:pPr>
            <w:r w:rsidDel="00000000" w:rsidR="00000000" w:rsidRPr="00000000">
              <w:rPr>
                <w:color w:val="1f1f1f"/>
                <w:sz w:val="24"/>
                <w:szCs w:val="24"/>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E">
            <w:pPr>
              <w:widowControl w:val="0"/>
              <w:spacing w:after="0" w:line="276" w:lineRule="auto"/>
              <w:rPr>
                <w:color w:val="000000"/>
                <w:sz w:val="24"/>
                <w:szCs w:val="24"/>
              </w:rPr>
            </w:pPr>
            <w:r w:rsidDel="00000000" w:rsidR="00000000" w:rsidRPr="00000000">
              <w:rPr>
                <w:color w:val="1f1f1f"/>
                <w:sz w:val="24"/>
                <w:szCs w:val="24"/>
                <w:rtl w:val="0"/>
              </w:rPr>
              <w:t xml:space="preserve">Bắt buộc.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F">
            <w:pPr>
              <w:widowControl w:val="0"/>
              <w:spacing w:after="0" w:line="276" w:lineRule="auto"/>
              <w:rPr>
                <w:color w:val="000000"/>
                <w:sz w:val="24"/>
                <w:szCs w:val="24"/>
              </w:rPr>
            </w:pPr>
            <w:r w:rsidDel="00000000" w:rsidR="00000000" w:rsidRPr="00000000">
              <w:rPr>
                <w:color w:val="1f1f1f"/>
                <w:sz w:val="24"/>
                <w:szCs w:val="24"/>
                <w:rtl w:val="0"/>
              </w:rPr>
              <w:t xml:space="preserve">Địa chỉ chính xác để giao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0">
            <w:pPr>
              <w:widowControl w:val="0"/>
              <w:spacing w:after="0" w:line="276" w:lineRule="auto"/>
              <w:rPr>
                <w:color w:val="000000"/>
                <w:sz w:val="24"/>
                <w:szCs w:val="24"/>
              </w:rPr>
            </w:pPr>
            <w:r w:rsidDel="00000000" w:rsidR="00000000" w:rsidRPr="00000000">
              <w:rPr>
                <w:color w:val="1f1f1f"/>
                <w:sz w:val="24"/>
                <w:szCs w:val="24"/>
                <w:rtl w:val="0"/>
              </w:rPr>
              <w:t xml:space="preserve">Người dùng: Nhập số nhà/số căn hộ.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1">
            <w:pPr>
              <w:widowControl w:val="0"/>
              <w:spacing w:after="0" w:line="276" w:lineRule="auto"/>
              <w:rPr>
                <w:color w:val="000000"/>
                <w:sz w:val="24"/>
                <w:szCs w:val="24"/>
              </w:rPr>
            </w:pPr>
            <w:r w:rsidDel="00000000" w:rsidR="00000000" w:rsidRPr="00000000">
              <w:rPr>
                <w:color w:val="1f1f1f"/>
                <w:sz w:val="24"/>
                <w:szCs w:val="24"/>
                <w:rtl w:val="0"/>
              </w:rPr>
              <w:t xml:space="preserve">Ghi chú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2">
            <w:pPr>
              <w:widowControl w:val="0"/>
              <w:spacing w:after="0" w:line="276" w:lineRule="auto"/>
              <w:rPr>
                <w:color w:val="000000"/>
                <w:sz w:val="24"/>
                <w:szCs w:val="24"/>
              </w:rPr>
            </w:pPr>
            <w:r w:rsidDel="00000000" w:rsidR="00000000" w:rsidRPr="00000000">
              <w:rPr>
                <w:color w:val="1f1f1f"/>
                <w:sz w:val="24"/>
                <w:szCs w:val="24"/>
                <w:rtl w:val="0"/>
              </w:rPr>
              <w:t xml:space="preserve">Textarea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3">
            <w:pPr>
              <w:widowControl w:val="0"/>
              <w:spacing w:after="0" w:line="276" w:lineRule="auto"/>
              <w:rPr>
                <w:color w:val="000000"/>
                <w:sz w:val="24"/>
                <w:szCs w:val="24"/>
              </w:rPr>
            </w:pPr>
            <w:r w:rsidDel="00000000" w:rsidR="00000000" w:rsidRPr="00000000">
              <w:rPr>
                <w:color w:val="1f1f1f"/>
                <w:sz w:val="24"/>
                <w:szCs w:val="24"/>
                <w:rtl w:val="0"/>
              </w:rPr>
              <w:t xml:space="preserve">Tối đa 200 ký tự.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4">
            <w:pPr>
              <w:widowControl w:val="0"/>
              <w:spacing w:after="0" w:line="276" w:lineRule="auto"/>
              <w:rPr>
                <w:color w:val="000000"/>
                <w:sz w:val="24"/>
                <w:szCs w:val="24"/>
              </w:rPr>
            </w:pPr>
            <w:r w:rsidDel="00000000" w:rsidR="00000000" w:rsidRPr="00000000">
              <w:rPr>
                <w:color w:val="1f1f1f"/>
                <w:sz w:val="24"/>
                <w:szCs w:val="24"/>
                <w:rtl w:val="0"/>
              </w:rPr>
              <w:t xml:space="preserve">Thông tin bổ sung cho shipper/kỹ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5">
            <w:pPr>
              <w:widowControl w:val="0"/>
              <w:spacing w:after="0" w:line="276" w:lineRule="auto"/>
              <w:rPr>
                <w:color w:val="000000"/>
                <w:sz w:val="24"/>
                <w:szCs w:val="24"/>
              </w:rPr>
            </w:pPr>
            <w:r w:rsidDel="00000000" w:rsidR="00000000" w:rsidRPr="00000000">
              <w:rPr>
                <w:color w:val="1f1f1f"/>
                <w:sz w:val="24"/>
                <w:szCs w:val="24"/>
                <w:rtl w:val="0"/>
              </w:rPr>
              <w:t xml:space="preserve">Người dùng: Nhập ghi chú (VD: Lắp ban công, gọi trước 30p).</w:t>
            </w:r>
            <w:r w:rsidDel="00000000" w:rsidR="00000000" w:rsidRPr="00000000">
              <w:rPr>
                <w:rtl w:val="0"/>
              </w:rPr>
            </w:r>
          </w:p>
        </w:tc>
      </w:tr>
    </w:tbl>
    <w:p w:rsidR="00000000" w:rsidDel="00000000" w:rsidP="00000000" w:rsidRDefault="00000000" w:rsidRPr="00000000" w14:paraId="00000406">
      <w:pPr>
        <w:spacing w:after="240" w:before="240" w:lineRule="auto"/>
        <w:rPr>
          <w:b w:val="1"/>
          <w:bCs w:val="1"/>
          <w:color w:val="000000"/>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sz w:val="24"/>
          <w:szCs w:val="24"/>
        </w:rPr>
        <w:drawing>
          <wp:inline distB="114300" distT="114300" distL="114300" distR="114300">
            <wp:extent cx="6224595" cy="6502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24595"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pStyle w:val="Heading2"/>
        <w:spacing w:after="240" w:before="240" w:lineRule="auto"/>
        <w:rPr/>
      </w:pPr>
      <w:bookmarkStart w:colFirst="0" w:colLast="0" w:name="_14dl9fo6xh9k" w:id="26"/>
      <w:bookmarkEnd w:id="26"/>
      <w:r w:rsidDel="00000000" w:rsidR="00000000" w:rsidRPr="00000000">
        <w:rPr>
          <w:rtl w:val="0"/>
        </w:rPr>
        <w:t xml:space="preserve">I</w:t>
      </w:r>
      <w:r w:rsidDel="00000000" w:rsidR="00000000" w:rsidRPr="00000000">
        <w:rPr>
          <w:rtl w:val="0"/>
        </w:rPr>
        <w:t xml:space="preserve">V.  Checkout AP, Smart TV, Smart Home</w:t>
      </w:r>
    </w:p>
    <w:p w:rsidR="00000000" w:rsidDel="00000000" w:rsidP="00000000" w:rsidRDefault="00000000" w:rsidRPr="00000000" w14:paraId="0000040B">
      <w:pPr>
        <w:pStyle w:val="Heading3"/>
        <w:ind w:left="0" w:firstLine="0"/>
        <w:rPr/>
      </w:pPr>
      <w:bookmarkStart w:colFirst="0" w:colLast="0" w:name="_5fr8zhmtygre" w:id="27"/>
      <w:bookmarkEnd w:id="27"/>
      <w:r w:rsidDel="00000000" w:rsidR="00000000" w:rsidRPr="00000000">
        <w:rPr>
          <w:rtl w:val="0"/>
        </w:rPr>
        <w:t xml:space="preserve">1.</w:t>
      </w:r>
      <w:r w:rsidDel="00000000" w:rsidR="00000000" w:rsidRPr="00000000">
        <w:rPr>
          <w:rtl w:val="0"/>
        </w:rPr>
        <w:t xml:space="preserve"> Business Workflow</w:t>
      </w:r>
    </w:p>
    <w:p w:rsidR="00000000" w:rsidDel="00000000" w:rsidP="00000000" w:rsidRDefault="00000000" w:rsidRPr="00000000" w14:paraId="0000040C">
      <w:pPr>
        <w:spacing w:after="240" w:before="240" w:lineRule="auto"/>
        <w:rPr>
          <w:color w:val="000000"/>
        </w:rPr>
      </w:pPr>
      <w:r w:rsidDel="00000000" w:rsidR="00000000" w:rsidRPr="00000000">
        <w:rPr>
          <w:color w:val="000000"/>
          <w:rtl w:val="0"/>
        </w:rPr>
        <w:t xml:space="preserve">Khách hàng đăng ký theo số lượng (được chọn từ trang chi tiết - Trang chi tiết chọn bao nhiêu thì truy cập trang checkout hiển thị bấy nhiêu</w:t>
      </w:r>
    </w:p>
    <w:p w:rsidR="00000000" w:rsidDel="00000000" w:rsidP="00000000" w:rsidRDefault="00000000" w:rsidRPr="00000000" w14:paraId="0000040D">
      <w:pPr>
        <w:spacing w:after="240" w:before="240" w:lineRule="auto"/>
        <w:rPr/>
      </w:pPr>
      <w:r w:rsidDel="00000000" w:rsidR="00000000" w:rsidRPr="00000000">
        <w:rPr>
          <w:color w:val="000000"/>
          <w:rtl w:val="0"/>
        </w:rPr>
        <w:t xml:space="preserve">Min/Max số lượng được cấu hình trên hệ thống QLCS</w:t>
      </w:r>
      <w:r w:rsidDel="00000000" w:rsidR="00000000" w:rsidRPr="00000000">
        <w:rPr>
          <w:rtl w:val="0"/>
        </w:rPr>
      </w:r>
    </w:p>
    <w:p w:rsidR="00000000" w:rsidDel="00000000" w:rsidP="00000000" w:rsidRDefault="00000000" w:rsidRPr="00000000" w14:paraId="0000040E">
      <w:pPr>
        <w:keepNext w:val="0"/>
        <w:keepLines w:val="0"/>
        <w:spacing w:after="80" w:before="360" w:lineRule="auto"/>
        <w:ind w:left="0" w:firstLine="0"/>
        <w:rPr>
          <w:b w:val="1"/>
          <w:bCs w:val="1"/>
          <w:color w:val="000000"/>
        </w:rPr>
      </w:pPr>
      <w:r w:rsidDel="00000000" w:rsidR="00000000" w:rsidRPr="00000000">
        <w:rPr>
          <w:b w:val="1"/>
          <w:bCs w:val="1"/>
          <w:color w:val="000000"/>
          <w:rtl w:val="0"/>
        </w:rPr>
        <w:t xml:space="preserve">Bước 1: Khách hàng mở màn hình Checkout</w:t>
      </w:r>
    </w:p>
    <w:p w:rsidR="00000000" w:rsidDel="00000000" w:rsidP="00000000" w:rsidRDefault="00000000" w:rsidRPr="00000000" w14:paraId="0000040F">
      <w:pPr>
        <w:spacing w:after="240" w:before="240" w:lineRule="auto"/>
        <w:rPr>
          <w:color w:val="000000"/>
        </w:rPr>
      </w:pPr>
      <w:r w:rsidDel="00000000" w:rsidR="00000000" w:rsidRPr="00000000">
        <w:rPr>
          <w:color w:val="000000"/>
          <w:rtl w:val="0"/>
        </w:rPr>
        <w:t xml:space="preserve">Khách hàng đã chọn sản phẩm từ trang chi tiết sản phẩm và chuyển sang màn hình Checkout.</w:t>
      </w:r>
    </w:p>
    <w:p w:rsidR="00000000" w:rsidDel="00000000" w:rsidP="00000000" w:rsidRDefault="00000000" w:rsidRPr="00000000" w14:paraId="00000410">
      <w:pPr>
        <w:spacing w:after="240" w:before="240" w:lineRule="auto"/>
        <w:rPr>
          <w:color w:val="000000"/>
        </w:rPr>
      </w:pPr>
      <w:r w:rsidDel="00000000" w:rsidR="00000000" w:rsidRPr="00000000">
        <w:rPr>
          <w:color w:val="000000"/>
          <w:rtl w:val="0"/>
        </w:rPr>
        <w:t xml:space="preserve">Hệ thống sẽ hiển thị:</w:t>
      </w:r>
    </w:p>
    <w:p w:rsidR="00000000" w:rsidDel="00000000" w:rsidP="00000000" w:rsidRDefault="00000000" w:rsidRPr="00000000" w14:paraId="00000411">
      <w:pPr>
        <w:numPr>
          <w:ilvl w:val="0"/>
          <w:numId w:val="28"/>
        </w:numPr>
        <w:spacing w:after="0" w:afterAutospacing="0" w:before="240" w:lineRule="auto"/>
        <w:ind w:left="720" w:hanging="360"/>
      </w:pPr>
      <w:r w:rsidDel="00000000" w:rsidR="00000000" w:rsidRPr="00000000">
        <w:rPr>
          <w:color w:val="000000"/>
          <w:rtl w:val="0"/>
        </w:rPr>
        <w:t xml:space="preserve">Thông tin sản phẩm đã chọn </w:t>
      </w:r>
    </w:p>
    <w:p w:rsidR="00000000" w:rsidDel="00000000" w:rsidP="00000000" w:rsidRDefault="00000000" w:rsidRPr="00000000" w14:paraId="00000412">
      <w:pPr>
        <w:numPr>
          <w:ilvl w:val="0"/>
          <w:numId w:val="28"/>
        </w:numPr>
        <w:spacing w:after="0" w:afterAutospacing="0" w:before="0" w:beforeAutospacing="0" w:lineRule="auto"/>
        <w:ind w:left="720" w:hanging="360"/>
      </w:pPr>
      <w:r w:rsidDel="00000000" w:rsidR="00000000" w:rsidRPr="00000000">
        <w:rPr>
          <w:color w:val="000000"/>
          <w:rtl w:val="0"/>
        </w:rPr>
        <w:t xml:space="preserve">Giá sản phẩm</w:t>
      </w:r>
    </w:p>
    <w:p w:rsidR="00000000" w:rsidDel="00000000" w:rsidP="00000000" w:rsidRDefault="00000000" w:rsidRPr="00000000" w14:paraId="00000413">
      <w:pPr>
        <w:numPr>
          <w:ilvl w:val="0"/>
          <w:numId w:val="28"/>
        </w:numPr>
        <w:spacing w:after="0" w:afterAutospacing="0" w:before="0" w:beforeAutospacing="0" w:lineRule="auto"/>
        <w:ind w:left="720" w:hanging="360"/>
      </w:pPr>
      <w:r w:rsidDel="00000000" w:rsidR="00000000" w:rsidRPr="00000000">
        <w:rPr>
          <w:color w:val="000000"/>
          <w:rtl w:val="0"/>
        </w:rPr>
        <w:t xml:space="preserve">Các thông tin cần nhập của khách hàng</w:t>
      </w:r>
    </w:p>
    <w:p w:rsidR="00000000" w:rsidDel="00000000" w:rsidP="00000000" w:rsidRDefault="00000000" w:rsidRPr="00000000" w14:paraId="00000414">
      <w:pPr>
        <w:numPr>
          <w:ilvl w:val="0"/>
          <w:numId w:val="28"/>
        </w:numPr>
        <w:spacing w:after="240" w:before="0" w:beforeAutospacing="0" w:lineRule="auto"/>
        <w:ind w:left="720" w:hanging="360"/>
      </w:pPr>
      <w:r w:rsidDel="00000000" w:rsidR="00000000" w:rsidRPr="00000000">
        <w:rPr>
          <w:color w:val="000000"/>
          <w:rtl w:val="0"/>
        </w:rPr>
        <w:t xml:space="preserve">Các phương thức thanh toán có thể sử dụng</w:t>
      </w:r>
    </w:p>
    <w:p w:rsidR="00000000" w:rsidDel="00000000" w:rsidP="00000000" w:rsidRDefault="00000000" w:rsidRPr="00000000" w14:paraId="00000415">
      <w:pPr>
        <w:spacing w:after="240" w:before="240" w:lineRule="auto"/>
        <w:rPr>
          <w:color w:val="000000"/>
        </w:rPr>
      </w:pPr>
      <w:r w:rsidDel="00000000" w:rsidR="00000000" w:rsidRPr="00000000">
        <w:rPr>
          <w:color w:val="000000"/>
          <w:rtl w:val="0"/>
        </w:rPr>
        <w:t xml:space="preserve">Lưu ý:</w:t>
      </w:r>
    </w:p>
    <w:p w:rsidR="00000000" w:rsidDel="00000000" w:rsidP="00000000" w:rsidRDefault="00000000" w:rsidRPr="00000000" w14:paraId="00000416">
      <w:pPr>
        <w:spacing w:after="240" w:before="240" w:lineRule="auto"/>
        <w:rPr>
          <w:color w:val="000000"/>
        </w:rPr>
      </w:pPr>
      <w:r w:rsidDel="00000000" w:rsidR="00000000" w:rsidRPr="00000000">
        <w:rPr>
          <w:color w:val="000000"/>
          <w:rtl w:val="0"/>
        </w:rPr>
        <w:t xml:space="preserve">Khách hàng không được chỉnh sửa sản phẩm tại màn hình này.</w:t>
        <w:br w:type="textWrapping"/>
        <w:t xml:space="preserve"> Nếu muốn thay đổi sản phẩm, khách hàng phải quay lại trang chi tiết sản phẩm.</w:t>
      </w:r>
    </w:p>
    <w:p w:rsidR="00000000" w:rsidDel="00000000" w:rsidP="00000000" w:rsidRDefault="00000000" w:rsidRPr="00000000" w14:paraId="00000417">
      <w:pPr>
        <w:spacing w:after="80" w:before="360" w:lineRule="auto"/>
        <w:rPr>
          <w:b w:val="1"/>
          <w:bCs w:val="1"/>
          <w:color w:val="000000"/>
        </w:rPr>
      </w:pPr>
      <w:r w:rsidDel="00000000" w:rsidR="00000000" w:rsidRPr="00000000">
        <w:rPr>
          <w:b w:val="1"/>
          <w:bCs w:val="1"/>
          <w:color w:val="000000"/>
          <w:rtl w:val="0"/>
        </w:rPr>
        <w:t xml:space="preserve">Bước 2: Khách hàng nhập thông tin cá nhân</w:t>
      </w:r>
    </w:p>
    <w:p w:rsidR="00000000" w:rsidDel="00000000" w:rsidP="00000000" w:rsidRDefault="00000000" w:rsidRPr="00000000" w14:paraId="00000418">
      <w:pPr>
        <w:spacing w:after="240" w:before="240" w:lineRule="auto"/>
        <w:rPr>
          <w:color w:val="000000"/>
        </w:rPr>
      </w:pPr>
      <w:r w:rsidDel="00000000" w:rsidR="00000000" w:rsidRPr="00000000">
        <w:rPr>
          <w:color w:val="000000"/>
          <w:rtl w:val="0"/>
        </w:rPr>
        <w:t xml:space="preserve">Khách hàng nhập các thông tin theo yêu cầu của dịch vụ.</w:t>
      </w:r>
    </w:p>
    <w:p w:rsidR="00000000" w:rsidDel="00000000" w:rsidP="00000000" w:rsidRDefault="00000000" w:rsidRPr="00000000" w14:paraId="00000419">
      <w:pPr>
        <w:numPr>
          <w:ilvl w:val="0"/>
          <w:numId w:val="9"/>
        </w:numPr>
        <w:spacing w:after="0" w:afterAutospacing="0" w:before="240" w:lineRule="auto"/>
        <w:ind w:left="720" w:hanging="360"/>
        <w:rPr>
          <w:color w:val="000000"/>
        </w:rPr>
      </w:pPr>
      <w:r w:rsidDel="00000000" w:rsidR="00000000" w:rsidRPr="00000000">
        <w:rPr>
          <w:color w:val="000000"/>
          <w:rtl w:val="0"/>
        </w:rPr>
        <w:t xml:space="preserve">Họ tên</w:t>
      </w:r>
    </w:p>
    <w:p w:rsidR="00000000" w:rsidDel="00000000" w:rsidP="00000000" w:rsidRDefault="00000000" w:rsidRPr="00000000" w14:paraId="0000041A">
      <w:pPr>
        <w:numPr>
          <w:ilvl w:val="0"/>
          <w:numId w:val="9"/>
        </w:numPr>
        <w:spacing w:after="240" w:before="0" w:beforeAutospacing="0" w:lineRule="auto"/>
        <w:ind w:left="720" w:hanging="360"/>
        <w:rPr>
          <w:color w:val="000000"/>
        </w:rPr>
      </w:pPr>
      <w:r w:rsidDel="00000000" w:rsidR="00000000" w:rsidRPr="00000000">
        <w:rPr>
          <w:color w:val="000000"/>
          <w:rtl w:val="0"/>
        </w:rPr>
        <w:t xml:space="preserve">Số điện thoại</w:t>
      </w:r>
    </w:p>
    <w:p w:rsidR="00000000" w:rsidDel="00000000" w:rsidP="00000000" w:rsidRDefault="00000000" w:rsidRPr="00000000" w14:paraId="0000041B">
      <w:pPr>
        <w:spacing w:after="240" w:before="240" w:lineRule="auto"/>
        <w:rPr>
          <w:color w:val="000000"/>
        </w:rPr>
      </w:pPr>
      <w:r w:rsidDel="00000000" w:rsidR="00000000" w:rsidRPr="00000000">
        <w:rPr>
          <w:color w:val="000000"/>
          <w:rtl w:val="0"/>
        </w:rPr>
        <w:t xml:space="preserve">Hệ thống sẽ kiểm tra:</w:t>
      </w:r>
    </w:p>
    <w:p w:rsidR="00000000" w:rsidDel="00000000" w:rsidP="00000000" w:rsidRDefault="00000000" w:rsidRPr="00000000" w14:paraId="0000041C">
      <w:pPr>
        <w:numPr>
          <w:ilvl w:val="0"/>
          <w:numId w:val="33"/>
        </w:numPr>
        <w:spacing w:after="0" w:afterAutospacing="0" w:before="240" w:lineRule="auto"/>
        <w:ind w:left="1440" w:hanging="360"/>
        <w:rPr>
          <w:color w:val="000000"/>
        </w:rPr>
      </w:pPr>
      <w:r w:rsidDel="00000000" w:rsidR="00000000" w:rsidRPr="00000000">
        <w:rPr>
          <w:color w:val="000000"/>
          <w:rtl w:val="0"/>
        </w:rPr>
        <w:t xml:space="preserve">Thông tin đã nhập có đầy đủ hay chưa</w:t>
      </w:r>
    </w:p>
    <w:p w:rsidR="00000000" w:rsidDel="00000000" w:rsidP="00000000" w:rsidRDefault="00000000" w:rsidRPr="00000000" w14:paraId="0000041D">
      <w:pPr>
        <w:numPr>
          <w:ilvl w:val="0"/>
          <w:numId w:val="33"/>
        </w:numPr>
        <w:spacing w:after="240" w:before="0" w:beforeAutospacing="0" w:lineRule="auto"/>
        <w:ind w:left="1440" w:hanging="360"/>
        <w:rPr>
          <w:color w:val="000000"/>
        </w:rPr>
      </w:pPr>
      <w:r w:rsidDel="00000000" w:rsidR="00000000" w:rsidRPr="00000000">
        <w:rPr>
          <w:color w:val="000000"/>
          <w:rtl w:val="0"/>
        </w:rPr>
        <w:t xml:space="preserve">Số điện thoại có đúng định dạng hay không</w:t>
      </w:r>
    </w:p>
    <w:p w:rsidR="00000000" w:rsidDel="00000000" w:rsidP="00000000" w:rsidRDefault="00000000" w:rsidRPr="00000000" w14:paraId="0000041E">
      <w:pPr>
        <w:spacing w:after="240" w:before="240" w:lineRule="auto"/>
        <w:rPr>
          <w:color w:val="000000"/>
        </w:rPr>
      </w:pPr>
      <w:r w:rsidDel="00000000" w:rsidR="00000000" w:rsidRPr="00000000">
        <w:rPr>
          <w:color w:val="000000"/>
          <w:rtl w:val="0"/>
        </w:rPr>
        <w:t xml:space="preserve">Nếu thông tin không hợp lệ, hệ thống sẽ hiển thị thông báo để khách hàng chỉnh sửa.</w:t>
      </w:r>
    </w:p>
    <w:p w:rsidR="00000000" w:rsidDel="00000000" w:rsidP="00000000" w:rsidRDefault="00000000" w:rsidRPr="00000000" w14:paraId="0000041F">
      <w:pPr>
        <w:numPr>
          <w:ilvl w:val="0"/>
          <w:numId w:val="34"/>
        </w:numPr>
        <w:spacing w:after="0" w:afterAutospacing="0" w:before="240" w:lineRule="auto"/>
        <w:ind w:left="720" w:hanging="360"/>
        <w:rPr>
          <w:color w:val="000000"/>
        </w:rPr>
      </w:pPr>
      <w:r w:rsidDel="00000000" w:rsidR="00000000" w:rsidRPr="00000000">
        <w:rPr>
          <w:color w:val="000000"/>
          <w:rtl w:val="0"/>
        </w:rPr>
        <w:t xml:space="preserve">Địa chỉ trước sáp nhập (đi theo luồng địa chỉ 2 cấp): KH bấm vào show popup cho KH chọn địa chỉ trước sáp nhập =&gt; Sau khi chọn xong Hệ thống sẽ chuyển đổi sang địa chỉ sau sáp nhập </w:t>
      </w:r>
    </w:p>
    <w:p w:rsidR="00000000" w:rsidDel="00000000" w:rsidP="00000000" w:rsidRDefault="00000000" w:rsidRPr="00000000" w14:paraId="00000420">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Địa chỉ lắp đặt: Màn hình mặc định sẽ hiển thị “Tỉnh/Thành phố” , Sau khi KH chọn xong Tỉnh/Thành phố thì show toàn bộ các trường dữ liệu khác </w:t>
      </w:r>
    </w:p>
    <w:p w:rsidR="00000000" w:rsidDel="00000000" w:rsidP="00000000" w:rsidRDefault="00000000" w:rsidRPr="00000000" w14:paraId="00000421">
      <w:pPr>
        <w:numPr>
          <w:ilvl w:val="1"/>
          <w:numId w:val="34"/>
        </w:numPr>
        <w:spacing w:after="240" w:before="0" w:beforeAutospacing="0" w:lineRule="auto"/>
        <w:ind w:left="1440" w:hanging="360"/>
        <w:rPr>
          <w:color w:val="000000"/>
        </w:rPr>
      </w:pPr>
      <w:r w:rsidDel="00000000" w:rsidR="00000000" w:rsidRPr="00000000">
        <w:rPr>
          <w:color w:val="000000"/>
          <w:rtl w:val="0"/>
        </w:rPr>
        <w:t xml:space="preserve">Số nhà &amp; Ghi chú: Max 50 kí tự</w:t>
      </w:r>
    </w:p>
    <w:p w:rsidR="00000000" w:rsidDel="00000000" w:rsidP="00000000" w:rsidRDefault="00000000" w:rsidRPr="00000000" w14:paraId="00000422">
      <w:pPr>
        <w:spacing w:after="80" w:before="360" w:lineRule="auto"/>
        <w:rPr>
          <w:b w:val="1"/>
          <w:bCs w:val="1"/>
          <w:color w:val="000000"/>
        </w:rPr>
      </w:pPr>
      <w:r w:rsidDel="00000000" w:rsidR="00000000" w:rsidRPr="00000000">
        <w:rPr>
          <w:b w:val="1"/>
          <w:bCs w:val="1"/>
          <w:color w:val="000000"/>
          <w:rtl w:val="0"/>
        </w:rPr>
        <w:t xml:space="preserve">Bước 3: Khách hàng chọn phương thức thanh toán</w:t>
      </w:r>
    </w:p>
    <w:p w:rsidR="00000000" w:rsidDel="00000000" w:rsidP="00000000" w:rsidRDefault="00000000" w:rsidRPr="00000000" w14:paraId="00000423">
      <w:pPr>
        <w:spacing w:after="240" w:before="240" w:lineRule="auto"/>
        <w:rPr>
          <w:color w:val="000000"/>
        </w:rPr>
      </w:pPr>
      <w:r w:rsidDel="00000000" w:rsidR="00000000" w:rsidRPr="00000000">
        <w:rPr>
          <w:color w:val="000000"/>
          <w:rtl w:val="0"/>
        </w:rPr>
        <w:t xml:space="preserve">Màn hình sẽ hiển thị các phương thức thanh toán được hỗ trợ cho dịch vụ.</w:t>
      </w:r>
    </w:p>
    <w:p w:rsidR="00000000" w:rsidDel="00000000" w:rsidP="00000000" w:rsidRDefault="00000000" w:rsidRPr="00000000" w14:paraId="00000424">
      <w:pPr>
        <w:spacing w:after="240" w:before="240" w:lineRule="auto"/>
        <w:rPr>
          <w:color w:val="000000"/>
        </w:rPr>
      </w:pPr>
      <w:r w:rsidDel="00000000" w:rsidR="00000000" w:rsidRPr="00000000">
        <w:rPr>
          <w:color w:val="000000"/>
          <w:rtl w:val="0"/>
        </w:rPr>
        <w:t xml:space="preserve">Ví dụ:</w:t>
      </w:r>
    </w:p>
    <w:p w:rsidR="00000000" w:rsidDel="00000000" w:rsidP="00000000" w:rsidRDefault="00000000" w:rsidRPr="00000000" w14:paraId="00000425">
      <w:pPr>
        <w:numPr>
          <w:ilvl w:val="0"/>
          <w:numId w:val="8"/>
        </w:numPr>
        <w:spacing w:after="0" w:afterAutospacing="0" w:before="240" w:lineRule="auto"/>
        <w:ind w:left="720" w:hanging="360"/>
        <w:rPr>
          <w:color w:val="000000"/>
        </w:rPr>
      </w:pPr>
      <w:r w:rsidDel="00000000" w:rsidR="00000000" w:rsidRPr="00000000">
        <w:rPr>
          <w:color w:val="000000"/>
          <w:rtl w:val="0"/>
        </w:rPr>
        <w:t xml:space="preserve">VietQR</w:t>
      </w:r>
    </w:p>
    <w:p w:rsidR="00000000" w:rsidDel="00000000" w:rsidP="00000000" w:rsidRDefault="00000000" w:rsidRPr="00000000" w14:paraId="00000426">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Ví MoMo</w:t>
      </w:r>
    </w:p>
    <w:p w:rsidR="00000000" w:rsidDel="00000000" w:rsidP="00000000" w:rsidRDefault="00000000" w:rsidRPr="00000000" w14:paraId="00000427">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428">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Thẻ quốc tế</w:t>
      </w:r>
    </w:p>
    <w:p w:rsidR="00000000" w:rsidDel="00000000" w:rsidP="00000000" w:rsidRDefault="00000000" w:rsidRPr="00000000" w14:paraId="00000429">
      <w:pPr>
        <w:numPr>
          <w:ilvl w:val="0"/>
          <w:numId w:val="8"/>
        </w:numPr>
        <w:spacing w:after="240" w:before="0" w:beforeAutospacing="0" w:lineRule="auto"/>
        <w:ind w:left="720" w:hanging="360"/>
        <w:rPr>
          <w:color w:val="000000"/>
        </w:rPr>
      </w:pPr>
      <w:r w:rsidDel="00000000" w:rsidR="00000000" w:rsidRPr="00000000">
        <w:rPr>
          <w:color w:val="000000"/>
          <w:rtl w:val="0"/>
        </w:rPr>
        <w:t xml:space="preserve">Thanh toán tại nhà</w:t>
      </w:r>
    </w:p>
    <w:p w:rsidR="00000000" w:rsidDel="00000000" w:rsidP="00000000" w:rsidRDefault="00000000" w:rsidRPr="00000000" w14:paraId="0000042A">
      <w:pPr>
        <w:spacing w:after="240" w:before="240" w:lineRule="auto"/>
        <w:rPr>
          <w:color w:val="000000"/>
        </w:rPr>
      </w:pPr>
      <w:r w:rsidDel="00000000" w:rsidR="00000000" w:rsidRPr="00000000">
        <w:rPr>
          <w:color w:val="000000"/>
          <w:rtl w:val="0"/>
        </w:rPr>
        <w:t xml:space="preserve">Danh sách phương thức thanh toán này </w:t>
      </w:r>
      <w:r w:rsidDel="00000000" w:rsidR="00000000" w:rsidRPr="00000000">
        <w:rPr>
          <w:b w:val="1"/>
          <w:bCs w:val="1"/>
          <w:color w:val="000000"/>
          <w:rtl w:val="0"/>
        </w:rPr>
        <w:t xml:space="preserve">được cấu hình từ hệ thống</w:t>
      </w:r>
      <w:r w:rsidDel="00000000" w:rsidR="00000000" w:rsidRPr="00000000">
        <w:rPr>
          <w:color w:val="000000"/>
          <w:rtl w:val="0"/>
        </w:rPr>
        <w:t xml:space="preserve">.</w:t>
      </w:r>
    </w:p>
    <w:p w:rsidR="00000000" w:rsidDel="00000000" w:rsidP="00000000" w:rsidRDefault="00000000" w:rsidRPr="00000000" w14:paraId="0000042B">
      <w:pPr>
        <w:spacing w:after="240" w:before="240" w:lineRule="auto"/>
        <w:rPr>
          <w:color w:val="000000"/>
        </w:rPr>
      </w:pPr>
      <w:r w:rsidDel="00000000" w:rsidR="00000000" w:rsidRPr="00000000">
        <w:rPr>
          <w:color w:val="000000"/>
          <w:rtl w:val="0"/>
        </w:rPr>
        <w:t xml:space="preserve">Khách hàng chọn một phương thức để thanh toán.</w:t>
      </w:r>
    </w:p>
    <w:p w:rsidR="00000000" w:rsidDel="00000000" w:rsidP="00000000" w:rsidRDefault="00000000" w:rsidRPr="00000000" w14:paraId="0000042C">
      <w:pPr>
        <w:spacing w:after="80" w:before="360" w:lineRule="auto"/>
        <w:rPr>
          <w:b w:val="1"/>
          <w:bCs w:val="1"/>
          <w:color w:val="000000"/>
        </w:rPr>
      </w:pPr>
      <w:r w:rsidDel="00000000" w:rsidR="00000000" w:rsidRPr="00000000">
        <w:rPr>
          <w:b w:val="1"/>
          <w:bCs w:val="1"/>
          <w:color w:val="000000"/>
          <w:rtl w:val="0"/>
        </w:rPr>
        <w:t xml:space="preserve">Bước 4: Khách hàng chọn ưu đãi (Voucher) (Nếu có)</w:t>
      </w:r>
    </w:p>
    <w:p w:rsidR="00000000" w:rsidDel="00000000" w:rsidP="00000000" w:rsidRDefault="00000000" w:rsidRPr="00000000" w14:paraId="0000042D">
      <w:pPr>
        <w:spacing w:after="240" w:before="240" w:lineRule="auto"/>
        <w:rPr>
          <w:color w:val="000000"/>
        </w:rPr>
      </w:pPr>
      <w:r w:rsidDel="00000000" w:rsidR="00000000" w:rsidRPr="00000000">
        <w:rPr>
          <w:color w:val="000000"/>
          <w:rtl w:val="0"/>
        </w:rPr>
        <w:t xml:space="preserve">Khách hàng có thể chọn voucher nếu đủ điều kiện.</w:t>
      </w:r>
    </w:p>
    <w:p w:rsidR="00000000" w:rsidDel="00000000" w:rsidP="00000000" w:rsidRDefault="00000000" w:rsidRPr="00000000" w14:paraId="0000042E">
      <w:pPr>
        <w:spacing w:after="240" w:before="240" w:lineRule="auto"/>
        <w:rPr>
          <w:color w:val="000000"/>
        </w:rPr>
      </w:pPr>
      <w:r w:rsidDel="00000000" w:rsidR="00000000" w:rsidRPr="00000000">
        <w:rPr>
          <w:color w:val="000000"/>
          <w:rtl w:val="0"/>
        </w:rPr>
        <w:t xml:space="preserve">Khi khách hàng chọn voucher, hệ thống sẽ kiểm tra:</w:t>
      </w:r>
    </w:p>
    <w:p w:rsidR="00000000" w:rsidDel="00000000" w:rsidP="00000000" w:rsidRDefault="00000000" w:rsidRPr="00000000" w14:paraId="0000042F">
      <w:pPr>
        <w:numPr>
          <w:ilvl w:val="0"/>
          <w:numId w:val="31"/>
        </w:numPr>
        <w:spacing w:after="0" w:afterAutospacing="0" w:before="240" w:lineRule="auto"/>
        <w:ind w:left="720" w:hanging="360"/>
        <w:rPr>
          <w:color w:val="000000"/>
        </w:rPr>
      </w:pPr>
      <w:r w:rsidDel="00000000" w:rsidR="00000000" w:rsidRPr="00000000">
        <w:rPr>
          <w:color w:val="000000"/>
          <w:rtl w:val="0"/>
        </w:rPr>
        <w:t xml:space="preserve">Voucher có còn hiệu lực hay không</w:t>
      </w:r>
    </w:p>
    <w:p w:rsidR="00000000" w:rsidDel="00000000" w:rsidP="00000000" w:rsidRDefault="00000000" w:rsidRPr="00000000" w14:paraId="00000430">
      <w:pPr>
        <w:numPr>
          <w:ilvl w:val="0"/>
          <w:numId w:val="31"/>
        </w:numPr>
        <w:spacing w:after="0" w:afterAutospacing="0" w:before="0" w:beforeAutospacing="0" w:lineRule="auto"/>
        <w:ind w:left="720" w:hanging="360"/>
        <w:rPr>
          <w:color w:val="000000"/>
        </w:rPr>
      </w:pPr>
      <w:r w:rsidDel="00000000" w:rsidR="00000000" w:rsidRPr="00000000">
        <w:rPr>
          <w:color w:val="000000"/>
          <w:rtl w:val="0"/>
        </w:rPr>
        <w:t xml:space="preserve">Đơn hàng có đủ điều kiện áp dụng voucher hay không</w:t>
      </w:r>
    </w:p>
    <w:p w:rsidR="00000000" w:rsidDel="00000000" w:rsidP="00000000" w:rsidRDefault="00000000" w:rsidRPr="00000000" w14:paraId="00000431">
      <w:pPr>
        <w:numPr>
          <w:ilvl w:val="0"/>
          <w:numId w:val="31"/>
        </w:numPr>
        <w:spacing w:after="240" w:before="0" w:beforeAutospacing="0" w:lineRule="auto"/>
        <w:ind w:left="720" w:hanging="360"/>
        <w:rPr>
          <w:color w:val="000000"/>
        </w:rPr>
      </w:pPr>
      <w:r w:rsidDel="00000000" w:rsidR="00000000" w:rsidRPr="00000000">
        <w:rPr>
          <w:color w:val="000000"/>
          <w:rtl w:val="0"/>
        </w:rPr>
        <w:t xml:space="preserve">Voucher có được sử dụng cùng với voucher khác hay không</w:t>
      </w:r>
    </w:p>
    <w:p w:rsidR="00000000" w:rsidDel="00000000" w:rsidP="00000000" w:rsidRDefault="00000000" w:rsidRPr="00000000" w14:paraId="00000432">
      <w:pPr>
        <w:spacing w:after="240" w:before="240" w:lineRule="auto"/>
        <w:rPr>
          <w:color w:val="000000"/>
        </w:rPr>
      </w:pPr>
      <w:r w:rsidDel="00000000" w:rsidR="00000000" w:rsidRPr="00000000">
        <w:rPr>
          <w:color w:val="000000"/>
          <w:rtl w:val="0"/>
        </w:rPr>
        <w:t xml:space="preserve">Nếu voucher không hợp lệ, hệ thống sẽ hiển thị thông báo cho khách hàng.</w:t>
      </w:r>
    </w:p>
    <w:p w:rsidR="00000000" w:rsidDel="00000000" w:rsidP="00000000" w:rsidRDefault="00000000" w:rsidRPr="00000000" w14:paraId="00000433">
      <w:pPr>
        <w:spacing w:after="240" w:before="240" w:lineRule="auto"/>
        <w:rPr>
          <w:color w:val="000000"/>
        </w:rPr>
      </w:pPr>
      <w:r w:rsidDel="00000000" w:rsidR="00000000" w:rsidRPr="00000000">
        <w:rPr>
          <w:color w:val="000000"/>
          <w:rtl w:val="0"/>
        </w:rPr>
        <w:t xml:space="preserve">Sau khi khách hàng xác nhận sử dụng voucher, hệ thống sẽ:</w:t>
      </w:r>
    </w:p>
    <w:p w:rsidR="00000000" w:rsidDel="00000000" w:rsidP="00000000" w:rsidRDefault="00000000" w:rsidRPr="00000000" w14:paraId="00000434">
      <w:pPr>
        <w:numPr>
          <w:ilvl w:val="0"/>
          <w:numId w:val="7"/>
        </w:numPr>
        <w:spacing w:after="0" w:afterAutospacing="0" w:before="240" w:lineRule="auto"/>
        <w:ind w:left="720" w:hanging="360"/>
        <w:rPr>
          <w:color w:val="000000"/>
        </w:rPr>
      </w:pPr>
      <w:r w:rsidDel="00000000" w:rsidR="00000000" w:rsidRPr="00000000">
        <w:rPr>
          <w:color w:val="000000"/>
          <w:rtl w:val="0"/>
        </w:rPr>
        <w:t xml:space="preserve">Áp dụng ưu đãi</w:t>
      </w:r>
    </w:p>
    <w:p w:rsidR="00000000" w:rsidDel="00000000" w:rsidP="00000000" w:rsidRDefault="00000000" w:rsidRPr="00000000" w14:paraId="00000435">
      <w:pPr>
        <w:numPr>
          <w:ilvl w:val="0"/>
          <w:numId w:val="7"/>
        </w:numPr>
        <w:spacing w:after="240" w:before="0" w:beforeAutospacing="0" w:lineRule="auto"/>
        <w:ind w:left="720" w:hanging="360"/>
        <w:rPr>
          <w:color w:val="000000"/>
        </w:rPr>
      </w:pPr>
      <w:r w:rsidDel="00000000" w:rsidR="00000000" w:rsidRPr="00000000">
        <w:rPr>
          <w:color w:val="000000"/>
          <w:rtl w:val="0"/>
        </w:rPr>
        <w:t xml:space="preserve">Tính lại số tiền cần thanh toán</w:t>
      </w:r>
    </w:p>
    <w:p w:rsidR="00000000" w:rsidDel="00000000" w:rsidP="00000000" w:rsidRDefault="00000000" w:rsidRPr="00000000" w14:paraId="00000436">
      <w:pPr>
        <w:spacing w:after="80" w:before="360" w:lineRule="auto"/>
        <w:rPr>
          <w:b w:val="1"/>
          <w:bCs w:val="1"/>
          <w:color w:val="000000"/>
        </w:rPr>
      </w:pPr>
      <w:r w:rsidDel="00000000" w:rsidR="00000000" w:rsidRPr="00000000">
        <w:rPr>
          <w:b w:val="1"/>
          <w:bCs w:val="1"/>
          <w:color w:val="000000"/>
          <w:rtl w:val="0"/>
        </w:rPr>
        <w:t xml:space="preserve">Bước 7: Khách hàng thực hiện thanh toán</w:t>
      </w:r>
    </w:p>
    <w:p w:rsidR="00000000" w:rsidDel="00000000" w:rsidP="00000000" w:rsidRDefault="00000000" w:rsidRPr="00000000" w14:paraId="00000437">
      <w:pPr>
        <w:spacing w:after="240" w:before="240" w:lineRule="auto"/>
        <w:rPr>
          <w:color w:val="000000"/>
        </w:rPr>
      </w:pPr>
      <w:r w:rsidDel="00000000" w:rsidR="00000000" w:rsidRPr="00000000">
        <w:rPr>
          <w:color w:val="000000"/>
          <w:rtl w:val="0"/>
        </w:rPr>
        <w:t xml:space="preserve">Khách hàng nhấn </w:t>
      </w:r>
      <w:r w:rsidDel="00000000" w:rsidR="00000000" w:rsidRPr="00000000">
        <w:rPr>
          <w:b w:val="1"/>
          <w:bCs w:val="1"/>
          <w:color w:val="000000"/>
          <w:rtl w:val="0"/>
        </w:rPr>
        <w:t xml:space="preserve">Thanh toán</w:t>
      </w:r>
      <w:r w:rsidDel="00000000" w:rsidR="00000000" w:rsidRPr="00000000">
        <w:rPr>
          <w:color w:val="000000"/>
          <w:rtl w:val="0"/>
        </w:rPr>
        <w:t xml:space="preserve">.</w:t>
      </w:r>
    </w:p>
    <w:p w:rsidR="00000000" w:rsidDel="00000000" w:rsidP="00000000" w:rsidRDefault="00000000" w:rsidRPr="00000000" w14:paraId="00000438">
      <w:pPr>
        <w:spacing w:after="240" w:before="240" w:lineRule="auto"/>
        <w:rPr>
          <w:color w:val="000000"/>
        </w:rPr>
      </w:pPr>
      <w:r w:rsidDel="00000000" w:rsidR="00000000" w:rsidRPr="00000000">
        <w:rPr>
          <w:color w:val="000000"/>
          <w:rtl w:val="0"/>
        </w:rPr>
        <w:t xml:space="preserve">Hệ thống sẽ chuyển khách hàng đến </w:t>
      </w:r>
      <w:r w:rsidDel="00000000" w:rsidR="00000000" w:rsidRPr="00000000">
        <w:rPr>
          <w:b w:val="1"/>
          <w:bCs w:val="1"/>
          <w:color w:val="000000"/>
          <w:rtl w:val="0"/>
        </w:rPr>
        <w:t xml:space="preserve">cổng thanh toán</w:t>
      </w:r>
      <w:r w:rsidDel="00000000" w:rsidR="00000000" w:rsidRPr="00000000">
        <w:rPr>
          <w:color w:val="000000"/>
          <w:rtl w:val="0"/>
        </w:rPr>
        <w:t xml:space="preserve"> để hoàn tất giao dịch.</w:t>
      </w:r>
    </w:p>
    <w:p w:rsidR="00000000" w:rsidDel="00000000" w:rsidP="00000000" w:rsidRDefault="00000000" w:rsidRPr="00000000" w14:paraId="00000439">
      <w:pPr>
        <w:spacing w:after="80" w:before="360" w:lineRule="auto"/>
        <w:rPr>
          <w:b w:val="1"/>
          <w:bCs w:val="1"/>
          <w:color w:val="000000"/>
        </w:rPr>
      </w:pPr>
      <w:r w:rsidDel="00000000" w:rsidR="00000000" w:rsidRPr="00000000">
        <w:rPr>
          <w:b w:val="1"/>
          <w:bCs w:val="1"/>
          <w:color w:val="000000"/>
          <w:rtl w:val="0"/>
        </w:rPr>
        <w:t xml:space="preserve">Bước 8: Hoàn tất đơn hàng &amp; kích hoạt dịch vụ </w:t>
      </w:r>
    </w:p>
    <w:p w:rsidR="00000000" w:rsidDel="00000000" w:rsidP="00000000" w:rsidRDefault="00000000" w:rsidRPr="00000000" w14:paraId="0000043A">
      <w:pPr>
        <w:spacing w:after="240" w:before="240" w:lineRule="auto"/>
        <w:rPr>
          <w:color w:val="000000"/>
        </w:rPr>
      </w:pPr>
      <w:r w:rsidDel="00000000" w:rsidR="00000000" w:rsidRPr="00000000">
        <w:rPr>
          <w:color w:val="000000"/>
          <w:rtl w:val="0"/>
        </w:rPr>
        <w:t xml:space="preserve">Sau khi thanh toán thành công, hệ thống sẽ:</w:t>
      </w:r>
    </w:p>
    <w:p w:rsidR="00000000" w:rsidDel="00000000" w:rsidP="00000000" w:rsidRDefault="00000000" w:rsidRPr="00000000" w14:paraId="0000043B">
      <w:pPr>
        <w:numPr>
          <w:ilvl w:val="0"/>
          <w:numId w:val="26"/>
        </w:numPr>
        <w:spacing w:after="240" w:before="240" w:lineRule="auto"/>
        <w:ind w:left="720" w:hanging="360"/>
        <w:rPr>
          <w:color w:val="000000"/>
        </w:rPr>
      </w:pPr>
      <w:r w:rsidDel="00000000" w:rsidR="00000000" w:rsidRPr="00000000">
        <w:rPr>
          <w:color w:val="000000"/>
          <w:rtl w:val="0"/>
        </w:rPr>
        <w:t xml:space="preserve">Tạo đơn hàng SPF</w:t>
      </w:r>
    </w:p>
    <w:p w:rsidR="00000000" w:rsidDel="00000000" w:rsidP="00000000" w:rsidRDefault="00000000" w:rsidRPr="00000000" w14:paraId="0000043C">
      <w:pPr>
        <w:spacing w:after="240" w:before="240" w:lineRule="auto"/>
        <w:rPr>
          <w:color w:val="000000"/>
        </w:rPr>
      </w:pPr>
      <w:r w:rsidDel="00000000" w:rsidR="00000000" w:rsidRPr="00000000">
        <w:rPr>
          <w:color w:val="000000"/>
          <w:rtl w:val="0"/>
        </w:rPr>
        <w:t xml:space="preserve">Sau khi thanh toán thành công, Hệ thống call API tạo &amp; hoàn tất đơn hàng SPF  </w:t>
      </w:r>
    </w:p>
    <w:p w:rsidR="00000000" w:rsidDel="00000000" w:rsidP="00000000" w:rsidRDefault="00000000" w:rsidRPr="00000000" w14:paraId="0000043D">
      <w:pPr>
        <w:spacing w:after="240" w:before="240" w:lineRule="auto"/>
        <w:rPr>
          <w:color w:val="000000"/>
        </w:rPr>
      </w:pPr>
      <w:r w:rsidDel="00000000" w:rsidR="00000000" w:rsidRPr="00000000">
        <w:rPr>
          <w:color w:val="000000"/>
          <w:rtl w:val="0"/>
        </w:rPr>
        <w:t xml:space="preserve">Các thông tin hiển thị: .</w:t>
      </w:r>
    </w:p>
    <w:p w:rsidR="00000000" w:rsidDel="00000000" w:rsidP="00000000" w:rsidRDefault="00000000" w:rsidRPr="00000000" w14:paraId="0000043E">
      <w:pPr>
        <w:numPr>
          <w:ilvl w:val="0"/>
          <w:numId w:val="26"/>
        </w:numPr>
        <w:spacing w:after="240" w:before="240" w:lineRule="auto"/>
        <w:ind w:left="720" w:hanging="360"/>
        <w:rPr>
          <w:color w:val="000000"/>
        </w:rPr>
      </w:pPr>
      <w:r w:rsidDel="00000000" w:rsidR="00000000" w:rsidRPr="00000000">
        <w:rPr>
          <w:color w:val="000000"/>
          <w:rtl w:val="0"/>
        </w:rPr>
        <w:t xml:space="preserve">Hiển thị thông tin đơn hàng</w:t>
      </w:r>
    </w:p>
    <w:p w:rsidR="00000000" w:rsidDel="00000000" w:rsidP="00000000" w:rsidRDefault="00000000" w:rsidRPr="00000000" w14:paraId="0000043F">
      <w:pPr>
        <w:numPr>
          <w:ilvl w:val="0"/>
          <w:numId w:val="26"/>
        </w:numPr>
        <w:spacing w:after="240" w:before="240" w:lineRule="auto"/>
        <w:ind w:left="720" w:hanging="360"/>
        <w:rPr>
          <w:color w:val="000000"/>
        </w:rPr>
      </w:pPr>
      <w:r w:rsidDel="00000000" w:rsidR="00000000" w:rsidRPr="00000000">
        <w:rPr>
          <w:color w:val="000000"/>
          <w:rtl w:val="0"/>
        </w:rPr>
        <w:t xml:space="preserve">Hiển thị số tiền đã thanh toán</w:t>
      </w:r>
      <w:r w:rsidDel="00000000" w:rsidR="00000000" w:rsidRPr="00000000">
        <w:rPr>
          <w:rtl w:val="0"/>
        </w:rPr>
      </w:r>
    </w:p>
    <w:p w:rsidR="00000000" w:rsidDel="00000000" w:rsidP="00000000" w:rsidRDefault="00000000" w:rsidRPr="00000000" w14:paraId="00000440">
      <w:pPr>
        <w:pStyle w:val="Heading3"/>
        <w:rPr/>
      </w:pPr>
      <w:bookmarkStart w:colFirst="0" w:colLast="0" w:name="_jslb4oq3scd0" w:id="28"/>
      <w:bookmarkEnd w:id="28"/>
      <w:r w:rsidDel="00000000" w:rsidR="00000000" w:rsidRPr="00000000">
        <w:rPr>
          <w:rtl w:val="0"/>
        </w:rPr>
        <w:t xml:space="preserve">2. Business RuleS</w:t>
      </w:r>
    </w:p>
    <w:p w:rsidR="00000000" w:rsidDel="00000000" w:rsidP="00000000" w:rsidRDefault="00000000" w:rsidRPr="00000000" w14:paraId="00000441">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655"/>
        <w:gridCol w:w="6030"/>
        <w:tblGridChange w:id="0">
          <w:tblGrid>
            <w:gridCol w:w="1080"/>
            <w:gridCol w:w="2655"/>
            <w:gridCol w:w="603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after="0" w:line="276" w:lineRule="auto"/>
              <w:rPr>
                <w:color w:val="000000"/>
              </w:rPr>
            </w:pPr>
            <w:r w:rsidDel="00000000" w:rsidR="00000000" w:rsidRPr="00000000">
              <w:rPr>
                <w:color w:val="1f1f1f"/>
                <w:rtl w:val="0"/>
              </w:rPr>
              <w:t xml:space="preserve">Mã Rule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after="0" w:line="276" w:lineRule="auto"/>
              <w:rPr>
                <w:color w:val="000000"/>
              </w:rPr>
            </w:pPr>
            <w:r w:rsidDel="00000000" w:rsidR="00000000" w:rsidRPr="00000000">
              <w:rPr>
                <w:color w:val="1f1f1f"/>
                <w:rtl w:val="0"/>
              </w:rPr>
              <w:t xml:space="preserve">Tên Quy tắc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after="0" w:line="276" w:lineRule="auto"/>
              <w:rPr>
                <w:color w:val="000000"/>
              </w:rPr>
            </w:pPr>
            <w:r w:rsidDel="00000000" w:rsidR="00000000" w:rsidRPr="00000000">
              <w:rPr>
                <w:color w:val="1f1f1f"/>
                <w:rtl w:val="0"/>
              </w:rPr>
              <w:t xml:space="preserve">Nội dung chi tiết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after="0" w:line="276" w:lineRule="auto"/>
              <w:rPr>
                <w:color w:val="000000"/>
              </w:rPr>
            </w:pPr>
            <w:r w:rsidDel="00000000" w:rsidR="00000000" w:rsidRPr="00000000">
              <w:rPr>
                <w:b w:val="1"/>
                <w:bCs w:val="1"/>
                <w:color w:val="1f1f1f"/>
                <w:rtl w:val="0"/>
              </w:rPr>
              <w:t xml:space="preserve">AP-01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after="0" w:line="276" w:lineRule="auto"/>
              <w:rPr>
                <w:color w:val="000000"/>
              </w:rPr>
            </w:pPr>
            <w:r w:rsidDel="00000000" w:rsidR="00000000" w:rsidRPr="00000000">
              <w:rPr>
                <w:b w:val="1"/>
                <w:bCs w:val="1"/>
                <w:color w:val="1f1f1f"/>
                <w:rtl w:val="0"/>
              </w:rPr>
              <w:t xml:space="preserve">Ràng buộc Sản phẩm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276" w:lineRule="auto"/>
              <w:rPr>
                <w:color w:val="000000"/>
              </w:rPr>
            </w:pPr>
            <w:r w:rsidDel="00000000" w:rsidR="00000000" w:rsidRPr="00000000">
              <w:rPr>
                <w:color w:val="1f1f1f"/>
                <w:rtl w:val="0"/>
              </w:rPr>
              <w:t xml:space="preserve">Khách hàng không được thay đổi số lượng hoặc SKU tại màn hình Checkout. Nếu muốn thay đổi, phải quay lại trang chi tiết sản phẩm.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after="0" w:line="276" w:lineRule="auto"/>
              <w:rPr>
                <w:color w:val="000000"/>
              </w:rPr>
            </w:pPr>
            <w:r w:rsidDel="00000000" w:rsidR="00000000" w:rsidRPr="00000000">
              <w:rPr>
                <w:b w:val="1"/>
                <w:bCs w:val="1"/>
                <w:color w:val="1f1f1f"/>
                <w:rtl w:val="0"/>
              </w:rPr>
              <w:t xml:space="preserve">AP-02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after="0" w:line="276" w:lineRule="auto"/>
              <w:rPr>
                <w:color w:val="000000"/>
              </w:rPr>
            </w:pPr>
            <w:r w:rsidDel="00000000" w:rsidR="00000000" w:rsidRPr="00000000">
              <w:rPr>
                <w:b w:val="1"/>
                <w:bCs w:val="1"/>
                <w:color w:val="1f1f1f"/>
                <w:rtl w:val="0"/>
              </w:rPr>
              <w:t xml:space="preserve">Phân loại địa chỉ</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after="0" w:line="276" w:lineRule="auto"/>
              <w:rPr>
                <w:color w:val="000000"/>
              </w:rPr>
            </w:pPr>
            <w:r w:rsidDel="00000000" w:rsidR="00000000" w:rsidRPr="00000000">
              <w:rPr>
                <w:color w:val="1f1f1f"/>
                <w:rtl w:val="0"/>
              </w:rPr>
              <w:t xml:space="preserve">Bắt buộc chọn "Nhà riêng" hoặc "Chung cư". Nếu là "Chung cư", hệ thống có thể cần thêm thông tin Tòa/Số phòng (nếu có yêu cầu từ kỹ thuật khu vực).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after="0" w:line="276" w:lineRule="auto"/>
              <w:rPr>
                <w:color w:val="000000"/>
              </w:rPr>
            </w:pPr>
            <w:r w:rsidDel="00000000" w:rsidR="00000000" w:rsidRPr="00000000">
              <w:rPr>
                <w:b w:val="1"/>
                <w:bCs w:val="1"/>
                <w:color w:val="1f1f1f"/>
                <w:rtl w:val="0"/>
              </w:rPr>
              <w:t xml:space="preserve">AP-03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after="0" w:line="276" w:lineRule="auto"/>
              <w:rPr>
                <w:color w:val="000000"/>
              </w:rPr>
            </w:pPr>
            <w:r w:rsidDel="00000000" w:rsidR="00000000" w:rsidRPr="00000000">
              <w:rPr>
                <w:b w:val="1"/>
                <w:bCs w:val="1"/>
                <w:color w:val="1f1f1f"/>
                <w:rtl w:val="0"/>
              </w:rPr>
              <w:t xml:space="preserve">Cam kết Giao hàng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after="0" w:line="276" w:lineRule="auto"/>
              <w:rPr>
                <w:color w:val="000000"/>
              </w:rPr>
            </w:pPr>
            <w:r w:rsidDel="00000000" w:rsidR="00000000" w:rsidRPr="00000000">
              <w:rPr>
                <w:color w:val="1f1f1f"/>
                <w:rtl w:val="0"/>
              </w:rPr>
              <w:t xml:space="preserve">Hiển thị thông báo cố định: "Thời gian giao hàng dự kiến từ 3 đến 7 ngày" đối với các sản phẩm phần cứng như Access Point.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after="0" w:line="276" w:lineRule="auto"/>
              <w:rPr>
                <w:color w:val="000000"/>
              </w:rPr>
            </w:pPr>
            <w:r w:rsidDel="00000000" w:rsidR="00000000" w:rsidRPr="00000000">
              <w:rPr>
                <w:b w:val="1"/>
                <w:bCs w:val="1"/>
                <w:color w:val="1f1f1f"/>
                <w:rtl w:val="0"/>
              </w:rPr>
              <w:t xml:space="preserve">AP-04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after="0" w:line="276" w:lineRule="auto"/>
              <w:rPr>
                <w:color w:val="000000"/>
              </w:rPr>
            </w:pPr>
            <w:r w:rsidDel="00000000" w:rsidR="00000000" w:rsidRPr="00000000">
              <w:rPr>
                <w:b w:val="1"/>
                <w:bCs w:val="1"/>
                <w:color w:val="1f1f1f"/>
                <w:rtl w:val="0"/>
              </w:rPr>
              <w:t xml:space="preserve">Thanh toán tại nhà (COD)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after="0" w:line="276" w:lineRule="auto"/>
              <w:rPr>
                <w:color w:val="000000"/>
              </w:rPr>
            </w:pPr>
            <w:r w:rsidDel="00000000" w:rsidR="00000000" w:rsidRPr="00000000">
              <w:rPr>
                <w:color w:val="1f1f1f"/>
                <w:rtl w:val="0"/>
              </w:rPr>
              <w:t xml:space="preserve">Chỉ áp dụng phương thức này nếu khu vực địa chỉ khách hàng nằm trong vùng hỗ trợ của đội ngũ kỹ thuật/shipper FPT.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after="0" w:line="276" w:lineRule="auto"/>
              <w:rPr>
                <w:color w:val="000000"/>
              </w:rPr>
            </w:pPr>
            <w:r w:rsidDel="00000000" w:rsidR="00000000" w:rsidRPr="00000000">
              <w:rPr>
                <w:b w:val="1"/>
                <w:bCs w:val="1"/>
                <w:color w:val="1f1f1f"/>
                <w:rtl w:val="0"/>
              </w:rPr>
              <w:t xml:space="preserve">AP-05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after="0" w:line="276" w:lineRule="auto"/>
              <w:rPr>
                <w:color w:val="000000"/>
              </w:rPr>
            </w:pPr>
            <w:r w:rsidDel="00000000" w:rsidR="00000000" w:rsidRPr="00000000">
              <w:rPr>
                <w:b w:val="1"/>
                <w:bCs w:val="1"/>
                <w:color w:val="1f1f1f"/>
                <w:rtl w:val="0"/>
              </w:rPr>
              <w:t xml:space="preserve">Đồng bộ Sidebar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after="0" w:line="276" w:lineRule="auto"/>
              <w:rPr>
                <w:color w:val="000000"/>
              </w:rPr>
            </w:pPr>
            <w:r w:rsidDel="00000000" w:rsidR="00000000" w:rsidRPr="00000000">
              <w:rPr>
                <w:color w:val="1f1f1f"/>
                <w:rtl w:val="0"/>
              </w:rPr>
              <w:t xml:space="preserve">Thông tin tại Sidebar (Thông tin khách hàng &amp; Thông tin thanh toán) phải được cập nhật Real-time ngay khi khách hàng nhập liệu ở các field bên trái.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after="0" w:line="276" w:lineRule="auto"/>
              <w:rPr>
                <w:color w:val="000000"/>
              </w:rPr>
            </w:pPr>
            <w:r w:rsidDel="00000000" w:rsidR="00000000" w:rsidRPr="00000000">
              <w:rPr>
                <w:b w:val="1"/>
                <w:bCs w:val="1"/>
                <w:color w:val="1f1f1f"/>
                <w:rtl w:val="0"/>
              </w:rPr>
              <w:t xml:space="preserve">AP-06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after="0" w:line="276" w:lineRule="auto"/>
              <w:rPr>
                <w:color w:val="000000"/>
              </w:rPr>
            </w:pPr>
            <w:r w:rsidDel="00000000" w:rsidR="00000000" w:rsidRPr="00000000">
              <w:rPr>
                <w:b w:val="1"/>
                <w:bCs w:val="1"/>
                <w:color w:val="1f1f1f"/>
                <w:rtl w:val="0"/>
              </w:rPr>
              <w:t xml:space="preserve">Chính sách Giá</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after="0" w:line="276" w:lineRule="auto"/>
              <w:rPr>
                <w:color w:val="000000"/>
              </w:rPr>
            </w:pPr>
            <w:r w:rsidDel="00000000" w:rsidR="00000000" w:rsidRPr="00000000">
              <w:rPr>
                <w:color w:val="1f1f1f"/>
                <w:rtl w:val="0"/>
              </w:rPr>
              <w:t xml:space="preserve">Hiển thị song song Giá gốc (gạch bỏ) và Giá bán thực tế để khách hàng nhận diện giá trị khuyến mãi trực tiếp.</w:t>
            </w:r>
            <w:r w:rsidDel="00000000" w:rsidR="00000000" w:rsidRPr="00000000">
              <w:rPr>
                <w:rtl w:val="0"/>
              </w:rPr>
            </w:r>
          </w:p>
        </w:tc>
      </w:tr>
    </w:tbl>
    <w:p w:rsidR="00000000" w:rsidDel="00000000" w:rsidP="00000000" w:rsidRDefault="00000000" w:rsidRPr="00000000" w14:paraId="00000457">
      <w:pPr>
        <w:rPr/>
      </w:pPr>
      <w:r w:rsidDel="00000000" w:rsidR="00000000" w:rsidRPr="00000000">
        <w:rPr>
          <w:rtl w:val="0"/>
        </w:rPr>
      </w:r>
    </w:p>
    <w:sectPr>
      <w:headerReference r:id="rId11" w:type="default"/>
      <w:headerReference r:id="rId12" w:type="first"/>
      <w:footerReference r:id="rId13" w:type="default"/>
      <w:footerReference r:id="rId14" w:type="first"/>
      <w:pgSz w:h="16839" w:w="11907" w:orient="portrait"/>
      <w:pgMar w:bottom="1179" w:top="1440" w:left="1111"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pBdr>
        <w:top w:space="0" w:sz="0" w:val="nil"/>
        <w:left w:space="0" w:sz="0" w:val="nil"/>
        <w:bottom w:space="0" w:sz="0" w:val="nil"/>
        <w:right w:space="0" w:sz="0" w:val="nil"/>
        <w:between w:space="0" w:sz="0" w:val="nil"/>
      </w:pBdr>
      <w:tabs>
        <w:tab w:val="center" w:leader="none" w:pos="4680"/>
        <w:tab w:val="right" w:leader="none" w:pos="9360"/>
        <w:tab w:val="center" w:leader="none" w:pos="4536"/>
        <w:tab w:val="right" w:leader="none" w:pos="14742"/>
      </w:tabs>
      <w:spacing w:after="0" w:line="240" w:lineRule="auto"/>
      <w:jc w:val="right"/>
      <w:rPr/>
    </w:pPr>
    <w:r w:rsidDel="00000000" w:rsidR="00000000" w:rsidRPr="00000000">
      <w:rPr>
        <w:rtl w:val="0"/>
      </w:rPr>
      <w:t xml:space="preserve">[Fpt.vn] Ver 2.1 ĐKTT Sku/SA</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pBdr>
        <w:top w:space="0" w:sz="0" w:val="nil"/>
        <w:left w:space="0" w:sz="0" w:val="nil"/>
        <w:bottom w:space="0" w:sz="0" w:val="nil"/>
        <w:right w:space="0" w:sz="0" w:val="nil"/>
        <w:between w:space="0" w:sz="0" w:val="nil"/>
      </w:pBd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45A">
    <w:pPr>
      <w:pBdr>
        <w:top w:space="0" w:sz="0" w:val="nil"/>
        <w:left w:space="0" w:sz="0" w:val="nil"/>
        <w:bottom w:space="0" w:sz="0" w:val="nil"/>
        <w:right w:space="0" w:sz="0" w:val="nil"/>
        <w:between w:space="0" w:sz="0" w:val="nil"/>
      </w:pBd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color w:val="2f5496"/>
        <w:sz w:val="22"/>
        <w:szCs w:val="22"/>
        <w:u w:val="none"/>
      </w:rPr>
    </w:lvl>
    <w:lvl w:ilvl="1">
      <w:start w:val="1"/>
      <w:numFmt w:val="decimal"/>
      <w:lvlText w:val="%2."/>
      <w:lvlJc w:val="left"/>
      <w:pPr>
        <w:ind w:left="716" w:hanging="432.0000000000001"/>
      </w:pPr>
      <w:rPr>
        <w:rFonts w:ascii="Arial" w:cs="Arial" w:eastAsia="Arial" w:hAnsi="Arial"/>
        <w:b w:val="1"/>
        <w:bCs w:val="1"/>
        <w:i w:val="0"/>
        <w:iCs w:val="0"/>
        <w:smallCaps w:val="0"/>
        <w:strike w:val="0"/>
        <w:u w:val="none"/>
        <w:vertAlign w:val="baseline"/>
      </w:rPr>
    </w:lvl>
    <w:lvl w:ilvl="2">
      <w:start w:val="1"/>
      <w:numFmt w:val="decimal"/>
      <w:lvlText w:val="●.%2.%3"/>
      <w:lvlJc w:val="left"/>
      <w:pPr>
        <w:ind w:left="1224" w:hanging="504"/>
      </w:pPr>
      <w:rPr/>
    </w:lvl>
    <w:lvl w:ilvl="3">
      <w:start w:val="1"/>
      <w:numFmt w:val="decimal"/>
      <w:lvlText w:val="●.%2.%3.%4."/>
      <w:lvlJc w:val="left"/>
      <w:pPr>
        <w:ind w:left="1728" w:hanging="647"/>
      </w:pPr>
      <w:rPr/>
    </w:lvl>
    <w:lvl w:ilvl="4">
      <w:start w:val="1"/>
      <w:numFmt w:val="decimal"/>
      <w:lvlText w:val="●.%2.%3.%4.%5."/>
      <w:lvlJc w:val="left"/>
      <w:pPr>
        <w:ind w:left="2232" w:hanging="792"/>
      </w:pPr>
      <w:rPr/>
    </w:lvl>
    <w:lvl w:ilvl="5">
      <w:start w:val="1"/>
      <w:numFmt w:val="decimal"/>
      <w:lvlText w:val="●.%2.%3.%4.%5.%6."/>
      <w:lvlJc w:val="left"/>
      <w:pPr>
        <w:ind w:left="2736" w:hanging="934.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0"/>
      <w:numFmt w:val="bullet"/>
      <w:lvlText w:val="-"/>
      <w:lvlJc w:val="left"/>
      <w:pPr>
        <w:ind w:left="680" w:hanging="170"/>
      </w:pPr>
      <w:rPr>
        <w:rFonts w:ascii="Times New Roman" w:cs="Times New Roman" w:eastAsia="Times New Roman" w:hAnsi="Times New Roman"/>
      </w:rPr>
    </w:lvl>
    <w:lvl w:ilvl="1">
      <w:start w:val="1"/>
      <w:numFmt w:val="bullet"/>
      <w:lvlText w:val="o"/>
      <w:lvlJc w:val="left"/>
      <w:pPr>
        <w:ind w:left="1950" w:hanging="360"/>
      </w:pPr>
      <w:rPr>
        <w:rFonts w:ascii="Courier New" w:cs="Courier New" w:eastAsia="Courier New" w:hAnsi="Courier New"/>
      </w:rPr>
    </w:lvl>
    <w:lvl w:ilvl="2">
      <w:start w:val="1"/>
      <w:numFmt w:val="bullet"/>
      <w:lvlText w:val="▪"/>
      <w:lvlJc w:val="left"/>
      <w:pPr>
        <w:ind w:left="2670" w:hanging="360"/>
      </w:pPr>
      <w:rPr>
        <w:rFonts w:ascii="Noto Sans Symbols" w:cs="Noto Sans Symbols" w:eastAsia="Noto Sans Symbols" w:hAnsi="Noto Sans Symbols"/>
      </w:rPr>
    </w:lvl>
    <w:lvl w:ilvl="3">
      <w:start w:val="1"/>
      <w:numFmt w:val="bullet"/>
      <w:lvlText w:val="●"/>
      <w:lvlJc w:val="left"/>
      <w:pPr>
        <w:ind w:left="3390" w:hanging="360"/>
      </w:pPr>
      <w:rPr>
        <w:rFonts w:ascii="Noto Sans Symbols" w:cs="Noto Sans Symbols" w:eastAsia="Noto Sans Symbols" w:hAnsi="Noto Sans Symbols"/>
      </w:rPr>
    </w:lvl>
    <w:lvl w:ilvl="4">
      <w:start w:val="1"/>
      <w:numFmt w:val="bullet"/>
      <w:lvlText w:val="o"/>
      <w:lvlJc w:val="left"/>
      <w:pPr>
        <w:ind w:left="4110" w:hanging="360"/>
      </w:pPr>
      <w:rPr>
        <w:rFonts w:ascii="Courier New" w:cs="Courier New" w:eastAsia="Courier New" w:hAnsi="Courier New"/>
      </w:rPr>
    </w:lvl>
    <w:lvl w:ilvl="5">
      <w:start w:val="1"/>
      <w:numFmt w:val="bullet"/>
      <w:lvlText w:val="▪"/>
      <w:lvlJc w:val="left"/>
      <w:pPr>
        <w:ind w:left="4830" w:hanging="360"/>
      </w:pPr>
      <w:rPr>
        <w:rFonts w:ascii="Noto Sans Symbols" w:cs="Noto Sans Symbols" w:eastAsia="Noto Sans Symbols" w:hAnsi="Noto Sans Symbols"/>
      </w:rPr>
    </w:lvl>
    <w:lvl w:ilvl="6">
      <w:start w:val="1"/>
      <w:numFmt w:val="bullet"/>
      <w:lvlText w:val="●"/>
      <w:lvlJc w:val="left"/>
      <w:pPr>
        <w:ind w:left="5550" w:hanging="360"/>
      </w:pPr>
      <w:rPr>
        <w:rFonts w:ascii="Noto Sans Symbols" w:cs="Noto Sans Symbols" w:eastAsia="Noto Sans Symbols" w:hAnsi="Noto Sans Symbols"/>
      </w:rPr>
    </w:lvl>
    <w:lvl w:ilvl="7">
      <w:start w:val="1"/>
      <w:numFmt w:val="bullet"/>
      <w:lvlText w:val="o"/>
      <w:lvlJc w:val="left"/>
      <w:pPr>
        <w:ind w:left="6270" w:hanging="360"/>
      </w:pPr>
      <w:rPr>
        <w:rFonts w:ascii="Courier New" w:cs="Courier New" w:eastAsia="Courier New" w:hAnsi="Courier New"/>
      </w:rPr>
    </w:lvl>
    <w:lvl w:ilvl="8">
      <w:start w:val="1"/>
      <w:numFmt w:val="bullet"/>
      <w:lvlText w:val="▪"/>
      <w:lvlJc w:val="left"/>
      <w:pPr>
        <w:ind w:left="6990" w:hanging="360"/>
      </w:pPr>
      <w:rPr>
        <w:rFonts w:ascii="Noto Sans Symbols" w:cs="Noto Sans Symbols" w:eastAsia="Noto Sans Symbols" w:hAnsi="Noto Sans Symbols"/>
      </w:rPr>
    </w:lvl>
  </w:abstractNum>
  <w:abstractNum w:abstractNumId="25">
    <w:lvl w:ilvl="0">
      <w:start w:val="0"/>
      <w:numFmt w:val="bullet"/>
      <w:lvlText w:val="-"/>
      <w:lvlJc w:val="left"/>
      <w:pPr>
        <w:ind w:left="680" w:hanging="170"/>
      </w:pPr>
      <w:rPr>
        <w:rFonts w:ascii="Times New Roman" w:cs="Times New Roman" w:eastAsia="Times New Roman" w:hAnsi="Times New Roman"/>
      </w:rPr>
    </w:lvl>
    <w:lvl w:ilvl="1">
      <w:start w:val="1"/>
      <w:numFmt w:val="bullet"/>
      <w:lvlText w:val="o"/>
      <w:lvlJc w:val="left"/>
      <w:pPr>
        <w:ind w:left="1950" w:hanging="360"/>
      </w:pPr>
      <w:rPr>
        <w:rFonts w:ascii="Courier New" w:cs="Courier New" w:eastAsia="Courier New" w:hAnsi="Courier New"/>
        <w:color w:val="000000"/>
      </w:rPr>
    </w:lvl>
    <w:lvl w:ilvl="2">
      <w:start w:val="1"/>
      <w:numFmt w:val="bullet"/>
      <w:lvlText w:val="▪"/>
      <w:lvlJc w:val="left"/>
      <w:pPr>
        <w:ind w:left="2670" w:hanging="360"/>
      </w:pPr>
      <w:rPr>
        <w:rFonts w:ascii="Noto Sans Symbols" w:cs="Noto Sans Symbols" w:eastAsia="Noto Sans Symbols" w:hAnsi="Noto Sans Symbols"/>
      </w:rPr>
    </w:lvl>
    <w:lvl w:ilvl="3">
      <w:start w:val="1"/>
      <w:numFmt w:val="bullet"/>
      <w:lvlText w:val="●"/>
      <w:lvlJc w:val="left"/>
      <w:pPr>
        <w:ind w:left="3390" w:hanging="360"/>
      </w:pPr>
      <w:rPr>
        <w:rFonts w:ascii="Noto Sans Symbols" w:cs="Noto Sans Symbols" w:eastAsia="Noto Sans Symbols" w:hAnsi="Noto Sans Symbols"/>
      </w:rPr>
    </w:lvl>
    <w:lvl w:ilvl="4">
      <w:start w:val="1"/>
      <w:numFmt w:val="bullet"/>
      <w:lvlText w:val="o"/>
      <w:lvlJc w:val="left"/>
      <w:pPr>
        <w:ind w:left="4110" w:hanging="360"/>
      </w:pPr>
      <w:rPr>
        <w:rFonts w:ascii="Courier New" w:cs="Courier New" w:eastAsia="Courier New" w:hAnsi="Courier New"/>
      </w:rPr>
    </w:lvl>
    <w:lvl w:ilvl="5">
      <w:start w:val="1"/>
      <w:numFmt w:val="bullet"/>
      <w:lvlText w:val="▪"/>
      <w:lvlJc w:val="left"/>
      <w:pPr>
        <w:ind w:left="4830" w:hanging="360"/>
      </w:pPr>
      <w:rPr>
        <w:rFonts w:ascii="Noto Sans Symbols" w:cs="Noto Sans Symbols" w:eastAsia="Noto Sans Symbols" w:hAnsi="Noto Sans Symbols"/>
      </w:rPr>
    </w:lvl>
    <w:lvl w:ilvl="6">
      <w:start w:val="1"/>
      <w:numFmt w:val="bullet"/>
      <w:lvlText w:val="●"/>
      <w:lvlJc w:val="left"/>
      <w:pPr>
        <w:ind w:left="5550" w:hanging="360"/>
      </w:pPr>
      <w:rPr>
        <w:rFonts w:ascii="Noto Sans Symbols" w:cs="Noto Sans Symbols" w:eastAsia="Noto Sans Symbols" w:hAnsi="Noto Sans Symbols"/>
      </w:rPr>
    </w:lvl>
    <w:lvl w:ilvl="7">
      <w:start w:val="1"/>
      <w:numFmt w:val="bullet"/>
      <w:lvlText w:val="o"/>
      <w:lvlJc w:val="left"/>
      <w:pPr>
        <w:ind w:left="6270" w:hanging="360"/>
      </w:pPr>
      <w:rPr>
        <w:rFonts w:ascii="Courier New" w:cs="Courier New" w:eastAsia="Courier New" w:hAnsi="Courier New"/>
      </w:rPr>
    </w:lvl>
    <w:lvl w:ilvl="8">
      <w:start w:val="1"/>
      <w:numFmt w:val="bullet"/>
      <w:lvlText w:val="▪"/>
      <w:lvlJc w:val="left"/>
      <w:pPr>
        <w:ind w:left="699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ind w:left="720" w:hanging="360"/>
    </w:pPr>
    <w:rPr>
      <w:b w:val="1"/>
      <w:bCs w:val="1"/>
      <w:color w:val="000000"/>
    </w:rPr>
  </w:style>
  <w:style w:type="paragraph" w:styleId="Heading3">
    <w:name w:val="heading 3"/>
    <w:basedOn w:val="Normal"/>
    <w:next w:val="Normal"/>
    <w:pPr>
      <w:ind w:left="720" w:hanging="360"/>
    </w:pPr>
    <w:rPr>
      <w:b w:val="1"/>
      <w:bCs w:val="1"/>
      <w:color w:val="000000"/>
    </w:rPr>
  </w:style>
  <w:style w:type="paragraph" w:styleId="Heading4">
    <w:name w:val="heading 4"/>
    <w:basedOn w:val="Normal"/>
    <w:next w:val="Normal"/>
    <w:pPr>
      <w:keepNext w:val="1"/>
      <w:keepLines w:val="1"/>
      <w:spacing w:after="299" w:before="299" w:line="276" w:lineRule="auto"/>
      <w:ind w:left="0" w:hanging="36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0x010100A645C4E50E234F43A0F21AFD4B884D4A</vt:lpwstr>
  </property>
</Properties>
</file>